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257.bin" ContentType="application/vnd.openxmlformats-officedocument.oleObject"/>
  <Override PartName="/word/embeddings/oleObject62.bin" ContentType="application/vnd.openxmlformats-officedocument.oleObject"/>
  <Override PartName="/word/embeddings/oleObject256.bin" ContentType="application/vnd.openxmlformats-officedocument.oleObject"/>
  <Override PartName="/word/embeddings/oleObject61.bin" ContentType="application/vnd.openxmlformats-officedocument.oleObject"/>
  <Override PartName="/word/embeddings/oleObject255.bin" ContentType="application/vnd.openxmlformats-officedocument.oleObject"/>
  <Override PartName="/word/embeddings/oleObject60.bin" ContentType="application/vnd.openxmlformats-officedocument.oleObject"/>
  <Override PartName="/word/embeddings/oleObject254.bin" ContentType="application/vnd.openxmlformats-officedocument.oleObject"/>
  <Override PartName="/word/embeddings/oleObject253.bin" ContentType="application/vnd.openxmlformats-officedocument.oleObject"/>
  <Override PartName="/word/embeddings/oleObject252.bin" ContentType="application/vnd.openxmlformats-officedocument.oleObject"/>
  <Override PartName="/word/embeddings/oleObject251.bin" ContentType="application/vnd.openxmlformats-officedocument.oleObject"/>
  <Override PartName="/word/embeddings/oleObject250.bin" ContentType="application/vnd.openxmlformats-officedocument.oleObject"/>
  <Override PartName="/word/embeddings/oleObject249.bin" ContentType="application/vnd.openxmlformats-officedocument.oleObject"/>
  <Override PartName="/word/embeddings/oleObject54.bin" ContentType="application/vnd.openxmlformats-officedocument.oleObject"/>
  <Override PartName="/word/embeddings/oleObject248.bin" ContentType="application/vnd.openxmlformats-officedocument.oleObject"/>
  <Override PartName="/word/embeddings/oleObject53.bin" ContentType="application/vnd.openxmlformats-officedocument.oleObject"/>
  <Override PartName="/word/embeddings/oleObject247.bin" ContentType="application/vnd.openxmlformats-officedocument.oleObject"/>
  <Override PartName="/word/embeddings/oleObject52.bin" ContentType="application/vnd.openxmlformats-officedocument.oleObject"/>
  <Override PartName="/word/embeddings/oleObject246.bin" ContentType="application/vnd.openxmlformats-officedocument.oleObject"/>
  <Override PartName="/word/embeddings/oleObject51.bin" ContentType="application/vnd.openxmlformats-officedocument.oleObject"/>
  <Override PartName="/word/embeddings/oleObject245.bin" ContentType="application/vnd.openxmlformats-officedocument.oleObject"/>
  <Override PartName="/word/embeddings/oleObject50.bin" ContentType="application/vnd.openxmlformats-officedocument.oleObject"/>
  <Override PartName="/word/embeddings/oleObject244.bin" ContentType="application/vnd.openxmlformats-officedocument.oleObject"/>
  <Override PartName="/word/embeddings/oleObject243.bin" ContentType="application/vnd.openxmlformats-officedocument.oleObject"/>
  <Override PartName="/word/embeddings/oleObject242.bin" ContentType="application/vnd.openxmlformats-officedocument.oleObject"/>
  <Override PartName="/word/embeddings/oleObject241.bin" ContentType="application/vnd.openxmlformats-officedocument.oleObject"/>
  <Override PartName="/word/embeddings/oleObject239.bin" ContentType="application/vnd.openxmlformats-officedocument.oleObject"/>
  <Override PartName="/word/embeddings/oleObject44.bin" ContentType="application/vnd.openxmlformats-officedocument.oleObject"/>
  <Override PartName="/word/embeddings/oleObject238.bin" ContentType="application/vnd.openxmlformats-officedocument.oleObject"/>
  <Override PartName="/word/embeddings/oleObject43.bin" ContentType="application/vnd.openxmlformats-officedocument.oleObject"/>
  <Override PartName="/word/embeddings/oleObject237.bin" ContentType="application/vnd.openxmlformats-officedocument.oleObject"/>
  <Override PartName="/word/embeddings/oleObject42.bin" ContentType="application/vnd.openxmlformats-officedocument.oleObject"/>
  <Override PartName="/word/embeddings/oleObject236.bin" ContentType="application/vnd.openxmlformats-officedocument.oleObject"/>
  <Override PartName="/word/embeddings/oleObject41.bin" ContentType="application/vnd.openxmlformats-officedocument.oleObject"/>
  <Override PartName="/word/embeddings/oleObject235.bin" ContentType="application/vnd.openxmlformats-officedocument.oleObject"/>
  <Override PartName="/word/embeddings/oleObject40.bin" ContentType="application/vnd.openxmlformats-officedocument.oleObject"/>
  <Override PartName="/word/embeddings/oleObject234.bin" ContentType="application/vnd.openxmlformats-officedocument.oleObject"/>
  <Override PartName="/word/embeddings/oleObject233.bin" ContentType="application/vnd.openxmlformats-officedocument.oleObject"/>
  <Override PartName="/word/embeddings/oleObject232.bin" ContentType="application/vnd.openxmlformats-officedocument.oleObject"/>
  <Override PartName="/word/embeddings/oleObject231.bin" ContentType="application/vnd.openxmlformats-officedocument.oleObject"/>
  <Override PartName="/word/embeddings/oleObject229.bin" ContentType="application/vnd.openxmlformats-officedocument.oleObject"/>
  <Override PartName="/word/embeddings/oleObject34.bin" ContentType="application/vnd.openxmlformats-officedocument.oleObject"/>
  <Override PartName="/word/embeddings/oleObject228.bin" ContentType="application/vnd.openxmlformats-officedocument.oleObject"/>
  <Override PartName="/word/embeddings/oleObject33.bin" ContentType="application/vnd.openxmlformats-officedocument.oleObject"/>
  <Override PartName="/word/embeddings/oleObject227.bin" ContentType="application/vnd.openxmlformats-officedocument.oleObject"/>
  <Override PartName="/word/embeddings/oleObject32.bin" ContentType="application/vnd.openxmlformats-officedocument.oleObject"/>
  <Override PartName="/word/embeddings/oleObject226.bin" ContentType="application/vnd.openxmlformats-officedocument.oleObject"/>
  <Override PartName="/word/embeddings/oleObject31.bin" ContentType="application/vnd.openxmlformats-officedocument.oleObject"/>
  <Override PartName="/word/embeddings/oleObject225.bin" ContentType="application/vnd.openxmlformats-officedocument.oleObject"/>
  <Override PartName="/word/embeddings/oleObject30.bin" ContentType="application/vnd.openxmlformats-officedocument.oleObject"/>
  <Override PartName="/word/embeddings/oleObject224.bin" ContentType="application/vnd.openxmlformats-officedocument.oleObject"/>
  <Override PartName="/word/embeddings/oleObject223.bin" ContentType="application/vnd.openxmlformats-officedocument.oleObject"/>
  <Override PartName="/word/embeddings/oleObject222.bin" ContentType="application/vnd.openxmlformats-officedocument.oleObject"/>
  <Override PartName="/word/embeddings/oleObject221.bin" ContentType="application/vnd.openxmlformats-officedocument.oleObject"/>
  <Override PartName="/word/embeddings/oleObject219.bin" ContentType="application/vnd.openxmlformats-officedocument.oleObject"/>
  <Override PartName="/word/embeddings/oleObject190.bin" ContentType="application/vnd.openxmlformats-officedocument.oleObject"/>
  <Override PartName="/word/embeddings/oleObject1.bin" ContentType="application/vnd.openxmlformats-officedocument.oleObject"/>
  <Override PartName="/word/embeddings/oleObject24.bin" ContentType="application/vnd.openxmlformats-officedocument.oleObject"/>
  <Override PartName="/word/embeddings/oleObject218.bin" ContentType="application/vnd.openxmlformats-officedocument.oleObject"/>
  <Override PartName="/word/embeddings/oleObject23.bin" ContentType="application/vnd.openxmlformats-officedocument.oleObject"/>
  <Override PartName="/word/embeddings/oleObject217.bin" ContentType="application/vnd.openxmlformats-officedocument.oleObject"/>
  <Override PartName="/word/embeddings/oleObject22.bin" ContentType="application/vnd.openxmlformats-officedocument.oleObject"/>
  <Override PartName="/word/embeddings/oleObject216.bin" ContentType="application/vnd.openxmlformats-officedocument.oleObject"/>
  <Override PartName="/word/embeddings/oleObject21.bin" ContentType="application/vnd.openxmlformats-officedocument.oleObject"/>
  <Override PartName="/word/embeddings/oleObject215.bin" ContentType="application/vnd.openxmlformats-officedocument.oleObject"/>
  <Override PartName="/word/embeddings/oleObject20.bin" ContentType="application/vnd.openxmlformats-officedocument.oleObject"/>
  <Override PartName="/word/embeddings/oleObject214.bin" ContentType="application/vnd.openxmlformats-officedocument.oleObject"/>
  <Override PartName="/word/embeddings/oleObject213.bin" ContentType="application/vnd.openxmlformats-officedocument.oleObject"/>
  <Override PartName="/word/embeddings/oleObject212.bin" ContentType="application/vnd.openxmlformats-officedocument.oleObject"/>
  <Override PartName="/word/embeddings/oleObject211.bin" ContentType="application/vnd.openxmlformats-officedocument.oleObject"/>
  <Override PartName="/word/embeddings/oleObject209.bin" ContentType="application/vnd.openxmlformats-officedocument.oleObject"/>
  <Override PartName="/word/embeddings/oleObject180.bin" ContentType="application/vnd.openxmlformats-officedocument.oleObject"/>
  <Override PartName="/word/embeddings/oleObject14.bin" ContentType="application/vnd.openxmlformats-officedocument.oleObject"/>
  <Override PartName="/word/embeddings/oleObject374.bin" ContentType="application/vnd.openxmlformats-officedocument.oleObject"/>
  <Override PartName="/word/embeddings/oleObject208.bin" ContentType="application/vnd.openxmlformats-officedocument.oleObject"/>
  <Override PartName="/word/embeddings/oleObject13.bin" ContentType="application/vnd.openxmlformats-officedocument.oleObject"/>
  <Override PartName="/word/embeddings/oleObject373.bin" ContentType="application/vnd.openxmlformats-officedocument.oleObject"/>
  <Override PartName="/word/embeddings/oleObject207.bin" ContentType="application/vnd.openxmlformats-officedocument.oleObject"/>
  <Override PartName="/word/embeddings/oleObject12.bin" ContentType="application/vnd.openxmlformats-officedocument.oleObject"/>
  <Override PartName="/word/embeddings/oleObject372.bin" ContentType="application/vnd.openxmlformats-officedocument.oleObject"/>
  <Override PartName="/word/embeddings/oleObject206.bin" ContentType="application/vnd.openxmlformats-officedocument.oleObject"/>
  <Override PartName="/word/embeddings/oleObject11.bin" ContentType="application/vnd.openxmlformats-officedocument.oleObject"/>
  <Override PartName="/word/embeddings/oleObject371.bin" ContentType="application/vnd.openxmlformats-officedocument.oleObject"/>
  <Override PartName="/word/embeddings/oleObject205.bin" ContentType="application/vnd.openxmlformats-officedocument.oleObject"/>
  <Override PartName="/word/embeddings/oleObject10.bin" ContentType="application/vnd.openxmlformats-officedocument.oleObject"/>
  <Override PartName="/word/embeddings/oleObject370.bin" ContentType="application/vnd.openxmlformats-officedocument.oleObject"/>
  <Override PartName="/word/embeddings/oleObject204.bin" ContentType="application/vnd.openxmlformats-officedocument.oleObject"/>
  <Override PartName="/word/embeddings/oleObject203.bin" ContentType="application/vnd.openxmlformats-officedocument.oleObject"/>
  <Override PartName="/word/embeddings/oleObject202.bin" ContentType="application/vnd.openxmlformats-officedocument.oleObject"/>
  <Override PartName="/word/embeddings/oleObject201.bin" ContentType="application/vnd.openxmlformats-officedocument.oleObject"/>
  <Override PartName="/word/embeddings/oleObject199.bin" ContentType="application/vnd.openxmlformats-officedocument.oleObject"/>
  <Override PartName="/word/embeddings/oleObject189.bin" ContentType="application/vnd.openxmlformats-officedocument.oleObject"/>
  <Override PartName="/word/embeddings/oleObject179.bin" ContentType="application/vnd.openxmlformats-officedocument.oleObject"/>
  <Override PartName="/word/embeddings/oleObject140.bin" ContentType="application/vnd.openxmlformats-officedocument.oleObject"/>
  <Override PartName="/word/embeddings/oleObject334.bin" ContentType="application/vnd.openxmlformats-officedocument.oleObject"/>
  <Override PartName="/word/embeddings/oleObject130.bin" ContentType="application/vnd.openxmlformats-officedocument.oleObject"/>
  <Override PartName="/word/embeddings/oleObject324.bin" ContentType="application/vnd.openxmlformats-officedocument.oleObject"/>
  <Override PartName="/word/embeddings/oleObject193.bin" ContentType="application/vnd.openxmlformats-officedocument.oleObject"/>
  <Override PartName="/word/embeddings/oleObject4.bin" ContentType="application/vnd.openxmlformats-officedocument.oleObject"/>
  <Override PartName="/word/embeddings/oleObject27.bin" ContentType="application/vnd.openxmlformats-officedocument.oleObject"/>
  <Override PartName="/word/embeddings/oleObject125.bin" ContentType="application/vnd.openxmlformats-officedocument.oleObject"/>
  <Override PartName="/word/embeddings/oleObject290.bin" ContentType="application/vnd.openxmlformats-officedocument.oleObject"/>
  <Override PartName="/word/embeddings/oleObject319.bin" ContentType="application/vnd.openxmlformats-officedocument.oleObject"/>
  <Override PartName="/word/embeddings/oleObject192.bin" ContentType="application/vnd.openxmlformats-officedocument.oleObject"/>
  <Override PartName="/word/embeddings/oleObject3.bin" ContentType="application/vnd.openxmlformats-officedocument.oleObject"/>
  <Override PartName="/word/embeddings/oleObject26.bin" ContentType="application/vnd.openxmlformats-officedocument.oleObject"/>
  <Override PartName="/word/embeddings/oleObject124.bin" ContentType="application/vnd.openxmlformats-officedocument.oleObject"/>
  <Override PartName="/word/embeddings/oleObject318.bin" ContentType="application/vnd.openxmlformats-officedocument.oleObject"/>
  <Override PartName="/word/embeddings/oleObject9.bin" ContentType="application/vnd.openxmlformats-officedocument.oleObject"/>
  <Override PartName="/word/embeddings/oleObject198.bin" ContentType="application/vnd.openxmlformats-officedocument.oleObject"/>
  <Override PartName="/word/embeddings/oleObject191.bin" ContentType="application/vnd.openxmlformats-officedocument.oleObject"/>
  <Override PartName="/word/embeddings/oleObject2.bin" ContentType="application/vnd.openxmlformats-officedocument.oleObject"/>
  <Override PartName="/word/embeddings/oleObject25.bin" ContentType="application/vnd.openxmlformats-officedocument.oleObject"/>
  <Override PartName="/word/embeddings/oleObject123.bin" ContentType="application/vnd.openxmlformats-officedocument.oleObject"/>
  <Override PartName="/word/embeddings/oleObject317.bin" ContentType="application/vnd.openxmlformats-officedocument.oleObject"/>
  <Override PartName="/word/embeddings/oleObject8.bin" ContentType="application/vnd.openxmlformats-officedocument.oleObject"/>
  <Override PartName="/word/embeddings/oleObject197.bin" ContentType="application/vnd.openxmlformats-officedocument.oleObject"/>
  <Override PartName="/word/embeddings/oleObject358.bin" ContentType="application/vnd.openxmlformats-officedocument.oleObject"/>
  <Override PartName="/word/embeddings/oleObject164.bin" ContentType="application/vnd.openxmlformats-officedocument.oleObject"/>
  <Override PartName="/word/embeddings/oleObject63.bin" ContentType="application/vnd.openxmlformats-officedocument.oleObject"/>
  <Override PartName="/word/embeddings/oleObject258.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69.bin" ContentType="application/vnd.openxmlformats-officedocument.oleObject"/>
  <Override PartName="/word/embeddings/oleObject210.bin" ContentType="application/vnd.openxmlformats-officedocument.oleObject"/>
  <Override PartName="/word/embeddings/oleObject93.bin" ContentType="application/vnd.openxmlformats-officedocument.oleObject"/>
  <Override PartName="/word/embeddings/oleObject288.bin" ContentType="application/vnd.openxmlformats-officedocument.oleObject"/>
  <Override PartName="/word/embeddings/oleObject131.bin" ContentType="application/vnd.openxmlformats-officedocument.oleObject"/>
  <Override PartName="/word/embeddings/oleObject325.bin" ContentType="application/vnd.openxmlformats-officedocument.oleObject"/>
  <Override PartName="/word/embeddings/oleObject336.bin" ContentType="application/vnd.openxmlformats-officedocument.oleObject"/>
  <Override PartName="/word/embeddings/oleObject142.bin" ContentType="application/vnd.openxmlformats-officedocument.oleObject"/>
  <Override PartName="/word/embeddings/oleObject73.bin" ContentType="application/vnd.openxmlformats-officedocument.oleObject"/>
  <Override PartName="/word/embeddings/oleObject268.bin" ContentType="application/vnd.openxmlformats-officedocument.oleObject"/>
  <Override PartName="/word/embeddings/oleObject132.bin" ContentType="application/vnd.openxmlformats-officedocument.oleObject"/>
  <Override PartName="/word/embeddings/oleObject326.bin" ContentType="application/vnd.openxmlformats-officedocument.oleObject"/>
  <Override PartName="/word/embeddings/oleObject74.bin" ContentType="application/vnd.openxmlformats-officedocument.oleObject"/>
  <Override PartName="/word/embeddings/oleObject269.bin" ContentType="application/vnd.openxmlformats-officedocument.oleObject"/>
  <Override PartName="/word/embeddings/oleObject133.bin" ContentType="application/vnd.openxmlformats-officedocument.oleObject"/>
  <Override PartName="/word/embeddings/oleObject327.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134.bin" ContentType="application/vnd.openxmlformats-officedocument.oleObject"/>
  <Override PartName="/word/embeddings/oleObject32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135.bin" ContentType="application/vnd.openxmlformats-officedocument.oleObject"/>
  <Override PartName="/word/embeddings/oleObject329.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220.bin" ContentType="application/vnd.openxmlformats-officedocument.oleObject"/>
  <Override PartName="/word/embeddings/oleObject143.bin" ContentType="application/vnd.openxmlformats-officedocument.oleObject"/>
  <Override PartName="/word/embeddings/oleObject337.bin" ContentType="application/vnd.openxmlformats-officedocument.oleObject"/>
  <Override PartName="/word/embeddings/oleObject85.bin" ContentType="application/vnd.openxmlformats-officedocument.oleObject"/>
  <Override PartName="/word/embeddings/oleObject156.bin" ContentType="application/vnd.openxmlformats-officedocument.oleObject"/>
  <Override PartName="/word/embeddings/oleObject144.bin" ContentType="application/vnd.openxmlformats-officedocument.oleObject"/>
  <Override PartName="/word/embeddings/oleObject338.bin" ContentType="application/vnd.openxmlformats-officedocument.oleObject"/>
  <Override PartName="/word/embeddings/oleObject86.bin" ContentType="application/vnd.openxmlformats-officedocument.oleObject"/>
  <Override PartName="/word/embeddings/oleObject157.bin" ContentType="application/vnd.openxmlformats-officedocument.oleObject"/>
  <Override PartName="/word/embeddings/oleObject145.bin" ContentType="application/vnd.openxmlformats-officedocument.oleObject"/>
  <Override PartName="/word/embeddings/oleObject339.bin" ContentType="application/vnd.openxmlformats-officedocument.oleObject"/>
  <Override PartName="/word/embeddings/oleObject87.bin" ContentType="application/vnd.openxmlformats-officedocument.oleObject"/>
  <Override PartName="/word/embeddings/oleObject158.bin" ContentType="application/vnd.openxmlformats-officedocument.oleObject"/>
  <Override PartName="/word/embeddings/oleObject70.bin" ContentType="application/vnd.openxmlformats-officedocument.oleObject"/>
  <Override PartName="/word/embeddings/oleObject265.bin" ContentType="application/vnd.openxmlformats-officedocument.oleObject"/>
  <Override PartName="/word/embeddings/oleObject301.bin" ContentType="application/vnd.openxmlformats-officedocument.oleObject"/>
  <Override PartName="/word/embeddings/oleObject299.bin" ContentType="application/vnd.openxmlformats-officedocument.oleObject"/>
  <Override PartName="/word/embeddings/oleObject71.bin" ContentType="application/vnd.openxmlformats-officedocument.oleObject"/>
  <Override PartName="/word/embeddings/oleObject266.bin" ContentType="application/vnd.openxmlformats-officedocument.oleObject"/>
  <Override PartName="/word/embeddings/oleObject302.bin" ContentType="application/vnd.openxmlformats-officedocument.oleObject"/>
  <Override PartName="/word/embeddings/oleObject300.bin" ContentType="application/vnd.openxmlformats-officedocument.oleObject"/>
  <Override PartName="/word/embeddings/oleObject298.bin" ContentType="application/vnd.openxmlformats-officedocument.oleObject"/>
  <Override PartName="/word/embeddings/oleObject264.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0.bin" ContentType="application/vnd.openxmlformats-officedocument.oleObject"/>
  <Override PartName="/word/embeddings/oleObject141.bin" ContentType="application/vnd.openxmlformats-officedocument.oleObject"/>
  <Override PartName="/word/embeddings/oleObject335.bin" ContentType="application/vnd.openxmlformats-officedocument.oleObject"/>
  <Override PartName="/word/embeddings/oleObject262.bin" ContentType="application/vnd.openxmlformats-officedocument.oleObject"/>
  <Override PartName="/word/embeddings/oleObject90.bin" ContentType="application/vnd.openxmlformats-officedocument.oleObject"/>
  <Override PartName="/word/embeddings/oleObject285.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95.bin" ContentType="application/vnd.openxmlformats-officedocument.oleObject"/>
  <Override PartName="/word/embeddings/oleObject166.bin" ContentType="application/vnd.openxmlformats-officedocument.oleObject"/>
  <Override PartName="/word/embeddings/oleObject330.bin" ContentType="application/vnd.openxmlformats-officedocument.oleObject"/>
  <Override PartName="/word/embeddings/oleObject320.bin" ContentType="application/vnd.openxmlformats-officedocument.oleObject"/>
  <Override PartName="/word/embeddings/oleObject363.bin" ContentType="application/vnd.openxmlformats-officedocument.oleObject"/>
  <Override PartName="/word/embeddings/oleObject351.bin" ContentType="application/vnd.openxmlformats-officedocument.oleObject"/>
  <Override PartName="/word/embeddings/oleObject362.bin" ContentType="application/vnd.openxmlformats-officedocument.oleObject"/>
  <Override PartName="/word/embeddings/oleObject313.bin" ContentType="application/vnd.openxmlformats-officedocument.oleObject"/>
  <Override PartName="/word/embeddings/oleObject230.bin" ContentType="application/vnd.openxmlformats-officedocument.oleObject"/>
  <Override PartName="/word/embeddings/oleObject89.bin" ContentType="application/vnd.openxmlformats-officedocument.oleObject"/>
  <Override PartName="/word/embeddings/oleObject350.bin" ContentType="application/vnd.openxmlformats-officedocument.oleObject"/>
  <Override PartName="/word/embeddings/oleObject361.bin" ContentType="application/vnd.openxmlformats-officedocument.oleObject"/>
  <Override PartName="/word/embeddings/oleObject323.bin" ContentType="application/vnd.openxmlformats-officedocument.oleObject"/>
  <Override PartName="/word/embeddings/oleObject240.bin" ContentType="application/vnd.openxmlformats-officedocument.oleObject"/>
  <Override PartName="/word/embeddings/oleObject99.bin" ContentType="application/vnd.openxmlformats-officedocument.oleObject"/>
  <Override PartName="/word/embeddings/oleObject96.bin" ContentType="application/vnd.openxmlformats-officedocument.oleObject"/>
  <Override PartName="/word/embeddings/oleObject167.bin" ContentType="application/vnd.openxmlformats-officedocument.oleObject"/>
  <Override PartName="/word/embeddings/oleObject64.bin" ContentType="application/vnd.openxmlformats-officedocument.oleObject"/>
  <Override PartName="/word/embeddings/oleObject259.bin" ContentType="application/vnd.openxmlformats-officedocument.oleObject"/>
  <Override PartName="/word/embeddings/oleObject360.bin" ContentType="application/vnd.openxmlformats-officedocument.oleObject"/>
  <Override PartName="/word/embeddings/oleObject353.bin" ContentType="application/vnd.openxmlformats-officedocument.oleObject"/>
  <Override PartName="/word/embeddings/oleObject341.bin" ContentType="application/vnd.openxmlformats-officedocument.oleObject"/>
  <Override PartName="/word/embeddings/oleObject331.bin" ContentType="application/vnd.openxmlformats-officedocument.oleObject"/>
  <Override PartName="/word/embeddings/oleObject295.bin" ContentType="application/vnd.openxmlformats-officedocument.oleObject"/>
  <Override PartName="/word/embeddings/oleObject352.bin" ContentType="application/vnd.openxmlformats-officedocument.oleObject"/>
  <Override PartName="/word/embeddings/oleObject72.bin" ContentType="application/vnd.openxmlformats-officedocument.oleObject"/>
  <Override PartName="/word/embeddings/oleObject267.bin" ContentType="application/vnd.openxmlformats-officedocument.oleObject"/>
  <Override PartName="/word/embeddings/oleObject303.bin" ContentType="application/vnd.openxmlformats-officedocument.oleObject"/>
  <Override PartName="/word/embeddings/oleObject340.bin" ContentType="application/vnd.openxmlformats-officedocument.oleObject"/>
  <Override PartName="/word/embeddings/oleObject169.bin" ContentType="application/vnd.openxmlformats-officedocument.oleObject"/>
  <Override PartName="/word/embeddings/oleObject98.bin" ContentType="application/vnd.openxmlformats-officedocument.oleObject"/>
  <Override PartName="/word/embeddings/oleObject343.bin" ContentType="application/vnd.openxmlformats-officedocument.oleObject"/>
  <Override PartName="/word/embeddings/oleObject159.bin" ContentType="application/vnd.openxmlformats-officedocument.oleObject"/>
  <Override PartName="/word/embeddings/oleObject88.bin" ContentType="application/vnd.openxmlformats-officedocument.oleObject"/>
  <Override PartName="/word/embeddings/oleObject260.bin" ContentType="application/vnd.openxmlformats-officedocument.oleObject"/>
  <Override PartName="/word/embeddings/oleObject342.bin" ContentType="application/vnd.openxmlformats-officedocument.oleObject"/>
  <Override PartName="/word/embeddings/oleObject332.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333.bin" ContentType="application/vnd.openxmlformats-officedocument.oleObject"/>
  <Override PartName="/word/embeddings/oleObject261.bin" ContentType="application/vnd.openxmlformats-officedocument.oleObject"/>
  <Override PartName="/word/embeddings/oleObject161.bin" ContentType="application/vnd.openxmlformats-officedocument.oleObject"/>
  <Override PartName="/word/embeddings/oleObject355.bin" ContentType="application/vnd.openxmlformats-officedocument.oleObject"/>
  <Override PartName="/word/embeddings/oleObject38.bin" ContentType="application/vnd.openxmlformats-officedocument.oleObject"/>
  <Override PartName="/word/embeddings/oleObject274.bin" ContentType="application/vnd.openxmlformats-officedocument.oleObject"/>
  <Override PartName="/word/embeddings/oleObject109.bin" ContentType="application/vnd.openxmlformats-officedocument.oleObject"/>
  <Override PartName="/word/embeddings/oleObject177.bin" ContentType="application/vnd.openxmlformats-officedocument.oleObject"/>
  <Override PartName="/word/embeddings/oleObject263.bin" ContentType="application/vnd.openxmlformats-officedocument.oleObject"/>
  <Override PartName="/word/embeddings/oleObject284.bin" ContentType="application/vnd.openxmlformats-officedocument.oleObject"/>
  <Override PartName="/word/embeddings/oleObject119.bin" ContentType="application/vnd.openxmlformats-officedocument.oleObject"/>
  <Override PartName="/word/embeddings/oleObject48.bin" ContentType="application/vnd.openxmlformats-officedocument.oleObject"/>
  <Override PartName="/word/embeddings/oleObject187.bin" ContentType="application/vnd.openxmlformats-officedocument.oleObject"/>
  <Override PartName="/word/embeddings/oleObject168.bin" ContentType="application/vnd.openxmlformats-officedocument.oleObject"/>
  <Override PartName="/word/embeddings/oleObject97.bin" ContentType="application/vnd.openxmlformats-officedocument.oleObject"/>
  <Override PartName="/word/embeddings/oleObject287.bin" ContentType="application/vnd.openxmlformats-officedocument.oleObject"/>
  <Override PartName="/word/embeddings/oleObject92.bin" ContentType="application/vnd.openxmlformats-officedocument.oleObject"/>
  <Override PartName="/word/embeddings/oleObject163.bin" ContentType="application/vnd.openxmlformats-officedocument.oleObject"/>
  <Override PartName="/word/embeddings/oleObject357.bin" ContentType="application/vnd.openxmlformats-officedocument.oleObject"/>
  <Override PartName="/word/embeddings/oleObject286.bin" ContentType="application/vnd.openxmlformats-officedocument.oleObject"/>
  <Override PartName="/word/embeddings/oleObject91.bin" ContentType="application/vnd.openxmlformats-officedocument.oleObject"/>
  <Override PartName="/word/embeddings/oleObject162.bin" ContentType="application/vnd.openxmlformats-officedocument.oleObject"/>
  <Override PartName="/word/embeddings/oleObject356.bin" ContentType="application/vnd.openxmlformats-officedocument.oleObject"/>
  <Override PartName="/word/embeddings/oleObject59.bin" ContentType="application/vnd.openxmlformats-officedocument.oleObject"/>
  <Override PartName="/word/embeddings/oleObject200.bin" ContentType="application/vnd.openxmlformats-officedocument.oleObject"/>
  <Override PartName="/word/embeddings/oleObject354.bin" ContentType="application/vnd.openxmlformats-officedocument.oleObject"/>
  <Override PartName="/word/embeddings/oleObject160.bin" ContentType="application/vnd.openxmlformats-officedocument.oleObject"/>
  <Override PartName="/word/embeddings/oleObject292.bin" ContentType="application/vnd.openxmlformats-officedocument.oleObject"/>
  <Override PartName="/word/embeddings/oleObject127.bin" ContentType="application/vnd.openxmlformats-officedocument.oleObject"/>
  <Override PartName="/word/embeddings/oleObject56.bin" ContentType="application/vnd.openxmlformats-officedocument.oleObject"/>
  <Override PartName="/word/embeddings/oleObject58.bin" ContentType="application/vnd.openxmlformats-officedocument.oleObject"/>
  <Override PartName="/word/embeddings/oleObject129.bin" ContentType="application/vnd.openxmlformats-officedocument.oleObject"/>
  <Override PartName="/word/embeddings/oleObject294.bin" ContentType="application/vnd.openxmlformats-officedocument.oleObject"/>
  <Override PartName="/word/embeddings/oleObject279.bin" ContentType="application/vnd.openxmlformats-officedocument.oleObject"/>
  <Override PartName="/word/embeddings/oleObject84.bin" ContentType="application/vnd.openxmlformats-officedocument.oleObject"/>
  <Override PartName="/word/embeddings/oleObject155.bin" ContentType="application/vnd.openxmlformats-officedocument.oleObject"/>
  <Override PartName="/word/embeddings/oleObject349.bin" ContentType="application/vnd.openxmlformats-officedocument.oleObject"/>
  <Override PartName="/word/embeddings/oleObject291.bin" ContentType="application/vnd.openxmlformats-officedocument.oleObject"/>
  <Override PartName="/word/embeddings/oleObject126.bin" ContentType="application/vnd.openxmlformats-officedocument.oleObject"/>
  <Override PartName="/word/embeddings/oleObject55.bin" ContentType="application/vnd.openxmlformats-officedocument.oleObject"/>
  <Override PartName="/word/embeddings/oleObject57.bin" ContentType="application/vnd.openxmlformats-officedocument.oleObject"/>
  <Override PartName="/word/embeddings/oleObject128.bin" ContentType="application/vnd.openxmlformats-officedocument.oleObject"/>
  <Override PartName="/word/embeddings/oleObject293.bin" ContentType="application/vnd.openxmlformats-officedocument.oleObject"/>
  <Override PartName="/word/embeddings/oleObject278.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348.bin" ContentType="application/vnd.openxmlformats-officedocument.oleObject"/>
  <Override PartName="/word/embeddings/oleObject277.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347.bin" ContentType="application/vnd.openxmlformats-officedocument.oleObject"/>
  <Override PartName="/word/embeddings/oleObject276.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346.bin" ContentType="application/vnd.openxmlformats-officedocument.oleObject"/>
  <Override PartName="/word/embeddings/oleObject275.bin" ContentType="application/vnd.openxmlformats-officedocument.oleObject"/>
  <Override PartName="/word/embeddings/oleObject80.bin" ContentType="application/vnd.openxmlformats-officedocument.oleObject"/>
  <Override PartName="/word/embeddings/oleObject151.bin" ContentType="application/vnd.openxmlformats-officedocument.oleObject"/>
  <Override PartName="/word/embeddings/oleObject345.bin" ContentType="application/vnd.openxmlformats-officedocument.oleObject"/>
  <Override PartName="/word/embeddings/oleObject289.bin" ContentType="application/vnd.openxmlformats-officedocument.oleObject"/>
  <Override PartName="/word/embeddings/oleObject94.bin" ContentType="application/vnd.openxmlformats-officedocument.oleObject"/>
  <Override PartName="/word/embeddings/oleObject165.bin" ContentType="application/vnd.openxmlformats-officedocument.oleObject"/>
  <Override PartName="/word/embeddings/oleObject359.bin" ContentType="application/vnd.openxmlformats-officedocument.oleObject"/>
  <Override PartName="/word/embeddings/oleObject28.bin" ContentType="application/vnd.openxmlformats-officedocument.oleObject"/>
  <Override PartName="/word/embeddings/oleObject194.bin" ContentType="application/vnd.openxmlformats-officedocument.oleObject"/>
  <Override PartName="/word/embeddings/oleObject5.bin" ContentType="application/vnd.openxmlformats-officedocument.oleObject"/>
  <Override PartName="/word/embeddings/oleObject305.bin" ContentType="application/vnd.openxmlformats-officedocument.oleObject"/>
  <Override PartName="/word/embeddings/oleObject111.bin" ContentType="application/vnd.openxmlformats-officedocument.oleObject"/>
  <Override PartName="/word/embeddings/oleObject304.bin" ContentType="application/vnd.openxmlformats-officedocument.oleObject"/>
  <Override PartName="/word/embeddings/oleObject110.bin" ContentType="application/vnd.openxmlformats-officedocument.oleObject"/>
  <Override PartName="/word/embeddings/oleObject306.bin" ContentType="application/vnd.openxmlformats-officedocument.oleObject"/>
  <Override PartName="/word/embeddings/oleObject112.bin" ContentType="application/vnd.openxmlformats-officedocument.oleObject"/>
  <Override PartName="/word/embeddings/oleObject307.bin" ContentType="application/vnd.openxmlformats-officedocument.oleObject"/>
  <Override PartName="/word/embeddings/oleObject113.bin" ContentType="application/vnd.openxmlformats-officedocument.oleObject"/>
  <Override PartName="/word/embeddings/oleObject15.bin" ContentType="application/vnd.openxmlformats-officedocument.oleObject"/>
  <Override PartName="/word/embeddings/oleObject181.bin" ContentType="application/vnd.openxmlformats-officedocument.oleObject"/>
  <Override PartName="/word/embeddings/oleObject308.bin" ContentType="application/vnd.openxmlformats-officedocument.oleObject"/>
  <Override PartName="/word/embeddings/oleObject114.bin" ContentType="application/vnd.openxmlformats-officedocument.oleObject"/>
  <Override PartName="/word/embeddings/oleObject16.bin" ContentType="application/vnd.openxmlformats-officedocument.oleObject"/>
  <Override PartName="/word/embeddings/oleObject182.bin" ContentType="application/vnd.openxmlformats-officedocument.oleObject"/>
  <Override PartName="/word/embeddings/oleObject309.bin" ContentType="application/vnd.openxmlformats-officedocument.oleObject"/>
  <Override PartName="/word/embeddings/oleObject280.bin" ContentType="application/vnd.openxmlformats-officedocument.oleObject"/>
  <Override PartName="/word/embeddings/oleObject115.bin" ContentType="application/vnd.openxmlformats-officedocument.oleObject"/>
  <Override PartName="/word/embeddings/oleObject17.bin" ContentType="application/vnd.openxmlformats-officedocument.oleObject"/>
  <Override PartName="/word/embeddings/oleObject183.bin" ContentType="application/vnd.openxmlformats-officedocument.oleObject"/>
  <Override PartName="/word/embeddings/oleObject281.bin" ContentType="application/vnd.openxmlformats-officedocument.oleObject"/>
  <Override PartName="/word/embeddings/oleObject116.bin" ContentType="application/vnd.openxmlformats-officedocument.oleObject"/>
  <Override PartName="/word/embeddings/oleObject45.bin" ContentType="application/vnd.openxmlformats-officedocument.oleObject"/>
  <Override PartName="/word/embeddings/oleObject18.bin" ContentType="application/vnd.openxmlformats-officedocument.oleObject"/>
  <Override PartName="/word/embeddings/oleObject184.bin" ContentType="application/vnd.openxmlformats-officedocument.oleObject"/>
  <Override PartName="/word/embeddings/oleObject47.bin" ContentType="application/vnd.openxmlformats-officedocument.oleObject"/>
  <Override PartName="/word/embeddings/oleObject186.bin" ContentType="application/vnd.openxmlformats-officedocument.oleObject"/>
  <Override PartName="/word/embeddings/oleObject118.bin" ContentType="application/vnd.openxmlformats-officedocument.oleObject"/>
  <Override PartName="/word/embeddings/oleObject283.bin" ContentType="application/vnd.openxmlformats-officedocument.oleObject"/>
  <Override PartName="/word/embeddings/oleObject344.bin" ContentType="application/vnd.openxmlformats-officedocument.oleObject"/>
  <Override PartName="/word/embeddings/oleObject150.bin" ContentType="application/vnd.openxmlformats-officedocument.oleObject"/>
  <Override PartName="/word/embeddings/oleObject282.bin" ContentType="application/vnd.openxmlformats-officedocument.oleObject"/>
  <Override PartName="/word/embeddings/oleObject117.bin" ContentType="application/vnd.openxmlformats-officedocument.oleObject"/>
  <Override PartName="/word/embeddings/oleObject46.bin" ContentType="application/vnd.openxmlformats-officedocument.oleObject"/>
  <Override PartName="/word/embeddings/oleObject19.bin" ContentType="application/vnd.openxmlformats-officedocument.oleObject"/>
  <Override PartName="/word/embeddings/oleObject185.bin" ContentType="application/vnd.openxmlformats-officedocument.oleObject"/>
  <Override PartName="/word/embeddings/oleObject49.bin" ContentType="application/vnd.openxmlformats-officedocument.oleObject"/>
  <Override PartName="/word/embeddings/oleObject188.bin" ContentType="application/vnd.openxmlformats-officedocument.oleObject"/>
  <Override PartName="/word/embeddings/oleObject101.bin" ContentType="application/vnd.openxmlformats-officedocument.oleObject"/>
  <Override PartName="/word/embeddings/oleObject100.bin" ContentType="application/vnd.openxmlformats-officedocument.oleObject"/>
  <Override PartName="/word/embeddings/oleObject102.bin" ContentType="application/vnd.openxmlformats-officedocument.oleObject"/>
  <Override PartName="/word/embeddings/oleObject170.bin" ContentType="application/vnd.openxmlformats-officedocument.oleObject"/>
  <Override PartName="/word/embeddings/oleObject364.bin" ContentType="application/vnd.openxmlformats-officedocument.oleObject"/>
  <Override PartName="/word/embeddings/oleObject103.bin" ContentType="application/vnd.openxmlformats-officedocument.oleObject"/>
  <Override PartName="/word/embeddings/oleObject171.bin" ContentType="application/vnd.openxmlformats-officedocument.oleObject"/>
  <Override PartName="/word/embeddings/oleObject365.bin" ContentType="application/vnd.openxmlformats-officedocument.oleObject"/>
  <Override PartName="/word/embeddings/oleObject104.bin" ContentType="application/vnd.openxmlformats-officedocument.oleObject"/>
  <Override PartName="/word/embeddings/oleObject172.bin" ContentType="application/vnd.openxmlformats-officedocument.oleObject"/>
  <Override PartName="/word/embeddings/oleObject366.bin" ContentType="application/vnd.openxmlformats-officedocument.oleObject"/>
  <Override PartName="/word/embeddings/oleObject270.bin" ContentType="application/vnd.openxmlformats-officedocument.oleObject"/>
  <Override PartName="/word/embeddings/oleObject105.bin" ContentType="application/vnd.openxmlformats-officedocument.oleObject"/>
  <Override PartName="/word/embeddings/oleObject173.bin" ContentType="application/vnd.openxmlformats-officedocument.oleObject"/>
  <Override PartName="/word/embeddings/oleObject367.bin" ContentType="application/vnd.openxmlformats-officedocument.oleObject"/>
  <Override PartName="/word/embeddings/oleObject35.bin" ContentType="application/vnd.openxmlformats-officedocument.oleObject"/>
  <Override PartName="/word/embeddings/oleObject106.bin" ContentType="application/vnd.openxmlformats-officedocument.oleObject"/>
  <Override PartName="/word/embeddings/oleObject271.bin" ContentType="application/vnd.openxmlformats-officedocument.oleObject"/>
  <Override PartName="/word/embeddings/oleObject174.bin" ContentType="application/vnd.openxmlformats-officedocument.oleObject"/>
  <Override PartName="/word/embeddings/oleObject368.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272.bin" ContentType="application/vnd.openxmlformats-officedocument.oleObject"/>
  <Override PartName="/word/embeddings/oleObject175.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176.bin" ContentType="application/vnd.openxmlformats-officedocument.oleObject"/>
  <Override PartName="/word/embeddings/oleObject108.bin" ContentType="application/vnd.openxmlformats-officedocument.oleObject"/>
  <Override PartName="/word/embeddings/oleObject273.bin" ContentType="application/vnd.openxmlformats-officedocument.oleObject"/>
  <Override PartName="/word/embeddings/oleObject39.bin" ContentType="application/vnd.openxmlformats-officedocument.oleObject"/>
  <Override PartName="/word/embeddings/oleObject178.bin" ContentType="application/vnd.openxmlformats-officedocument.oleObject"/>
  <Override PartName="/word/embeddings/oleObject29.bin" ContentType="application/vnd.openxmlformats-officedocument.oleObject"/>
  <Override PartName="/word/embeddings/oleObject195.bin" ContentType="application/vnd.openxmlformats-officedocument.oleObject"/>
  <Override PartName="/word/embeddings/oleObject6.bin" ContentType="application/vnd.openxmlformats-officedocument.oleObject"/>
  <Override PartName="/word/embeddings/oleObject315.bin" ContentType="application/vnd.openxmlformats-officedocument.oleObject"/>
  <Override PartName="/word/embeddings/oleObject121.bin" ContentType="application/vnd.openxmlformats-officedocument.oleObject"/>
  <Override PartName="/word/embeddings/oleObject314.bin" ContentType="application/vnd.openxmlformats-officedocument.oleObject"/>
  <Override PartName="/word/embeddings/oleObject120.bin" ContentType="application/vnd.openxmlformats-officedocument.oleObject"/>
  <Override PartName="/word/embeddings/oleObject196.bin" ContentType="application/vnd.openxmlformats-officedocument.oleObject"/>
  <Override PartName="/word/embeddings/oleObject7.bin" ContentType="application/vnd.openxmlformats-officedocument.oleObject"/>
  <Override PartName="/word/embeddings/oleObject122.bin" ContentType="application/vnd.openxmlformats-officedocument.oleObject"/>
  <Override PartName="/word/embeddings/oleObject316.bin" ContentType="application/vnd.openxmlformats-officedocument.oleObject"/>
  <Override PartName="/word/media/image257.wmf" ContentType="image/x-wmf"/>
  <Override PartName="/word/media/image256.wmf" ContentType="image/x-wmf"/>
  <Override PartName="/word/media/image255.wmf" ContentType="image/x-wmf"/>
  <Override PartName="/word/media/image254.wmf" ContentType="image/x-wmf"/>
  <Override PartName="/word/media/image253.wmf" ContentType="image/x-wmf"/>
  <Override PartName="/word/media/image252.wmf" ContentType="image/x-wmf"/>
  <Override PartName="/word/media/image251.wmf" ContentType="image/x-wmf"/>
  <Override PartName="/word/media/image250.wmf" ContentType="image/x-wmf"/>
  <Override PartName="/word/media/image249.wmf" ContentType="image/x-wmf"/>
  <Override PartName="/word/media/image248.wmf" ContentType="image/x-wmf"/>
  <Override PartName="/word/media/image247.wmf" ContentType="image/x-wmf"/>
  <Override PartName="/word/media/image246.wmf" ContentType="image/x-wmf"/>
  <Override PartName="/word/media/image245.wmf" ContentType="image/x-wmf"/>
  <Override PartName="/word/media/image244.wmf" ContentType="image/x-wmf"/>
  <Override PartName="/word/media/image243.wmf" ContentType="image/x-wmf"/>
  <Override PartName="/word/media/image242.wmf" ContentType="image/x-wmf"/>
  <Override PartName="/word/media/image241.wmf" ContentType="image/x-wmf"/>
  <Override PartName="/word/media/image240.wmf" ContentType="image/x-wmf"/>
  <Override PartName="/word/media/image239.wmf" ContentType="image/x-wmf"/>
  <Override PartName="/word/media/image238.wmf" ContentType="image/x-wmf"/>
  <Override PartName="/word/media/image237.wmf" ContentType="image/x-wmf"/>
  <Override PartName="/word/media/image236.wmf" ContentType="image/x-wmf"/>
  <Override PartName="/word/media/image235.wmf" ContentType="image/x-wmf"/>
  <Override PartName="/word/media/image234.wmf" ContentType="image/x-wmf"/>
  <Override PartName="/word/media/image233.wmf" ContentType="image/x-wmf"/>
  <Override PartName="/word/media/image232.wmf" ContentType="image/x-wmf"/>
  <Override PartName="/word/media/image231.wmf" ContentType="image/x-wmf"/>
  <Override PartName="/word/media/image230.wmf" ContentType="image/x-wmf"/>
  <Override PartName="/word/media/image229.wmf" ContentType="image/x-wmf"/>
  <Override PartName="/word/media/image228.wmf" ContentType="image/x-wmf"/>
  <Override PartName="/word/media/image227.wmf" ContentType="image/x-wmf"/>
  <Override PartName="/word/media/image226.wmf" ContentType="image/x-wmf"/>
  <Override PartName="/word/media/image225.wmf" ContentType="image/x-wmf"/>
  <Override PartName="/word/media/image224.wmf" ContentType="image/x-wmf"/>
  <Override PartName="/word/media/image223.wmf" ContentType="image/x-wmf"/>
  <Override PartName="/word/media/image222.wmf" ContentType="image/x-wmf"/>
  <Override PartName="/word/media/image221.wmf" ContentType="image/x-wmf"/>
  <Override PartName="/word/media/image220.wmf" ContentType="image/x-wmf"/>
  <Override PartName="/word/media/image219.wmf" ContentType="image/x-wmf"/>
  <Override PartName="/word/media/image190.wmf" ContentType="image/x-wmf"/>
  <Override PartName="/word/media/image218.wmf" ContentType="image/x-wmf"/>
  <Override PartName="/word/media/image217.wmf" ContentType="image/x-wmf"/>
  <Override PartName="/word/media/image216.wmf" ContentType="image/x-wmf"/>
  <Override PartName="/word/media/image215.wmf" ContentType="image/x-wmf"/>
  <Override PartName="/word/media/image214.wmf" ContentType="image/x-wmf"/>
  <Override PartName="/word/media/image213.wmf" ContentType="image/x-wmf"/>
  <Override PartName="/word/media/image212.wmf" ContentType="image/x-wmf"/>
  <Override PartName="/word/media/image211.wmf" ContentType="image/x-wmf"/>
  <Override PartName="/word/media/image210.wmf" ContentType="image/x-wmf"/>
  <Override PartName="/word/media/image209.wmf" ContentType="image/x-wmf"/>
  <Override PartName="/word/media/image180.wmf" ContentType="image/x-wmf"/>
  <Override PartName="/word/media/image208.wmf" ContentType="image/x-wmf"/>
  <Override PartName="/word/media/image207.wmf" ContentType="image/x-wmf"/>
  <Override PartName="/word/media/image206.wmf" ContentType="image/x-wmf"/>
  <Override PartName="/word/media/image205.wmf" ContentType="image/x-wmf"/>
  <Override PartName="/word/media/image204.wmf" ContentType="image/x-wmf"/>
  <Override PartName="/word/media/image203.wmf" ContentType="image/x-wmf"/>
  <Override PartName="/word/media/image202.wmf" ContentType="image/x-wmf"/>
  <Override PartName="/word/media/image156.wmf" ContentType="image/x-wmf"/>
  <Override PartName="/word/media/image56.wmf" ContentType="image/x-wmf"/>
  <Override PartName="/word/media/image101.wmf" ContentType="image/x-wmf"/>
  <Override PartName="/word/media/image100.wmf" ContentType="image/x-wmf"/>
  <Override PartName="/word/media/image146.wmf" ContentType="image/x-wmf"/>
  <Override PartName="/word/media/image46.wmf" ContentType="image/x-wmf"/>
  <Override PartName="/word/media/image145.wmf" ContentType="image/x-wmf"/>
  <Override PartName="/word/media/image45.wmf" ContentType="image/x-wmf"/>
  <Override PartName="/word/media/image144.wmf" ContentType="image/x-wmf"/>
  <Override PartName="/word/media/image44.wmf" ContentType="image/x-wmf"/>
  <Override PartName="/word/media/image143.wmf" ContentType="image/x-wmf"/>
  <Override PartName="/word/media/image43.wmf" ContentType="image/x-wmf"/>
  <Override PartName="/word/media/image142.wmf" ContentType="image/x-wmf"/>
  <Override PartName="/word/media/image42.wmf" ContentType="image/x-wmf"/>
  <Override PartName="/word/media/image141.wmf" ContentType="image/x-wmf"/>
  <Override PartName="/word/media/image41.wmf" ContentType="image/x-wmf"/>
  <Override PartName="/word/media/image140.wmf" ContentType="image/x-wmf"/>
  <Override PartName="/word/media/image334.wmf" ContentType="image/x-wmf"/>
  <Override PartName="/word/media/image40.wmf" ContentType="image/x-wmf"/>
  <Override PartName="/word/media/image74.wmf" ContentType="image/x-wmf"/>
  <Override PartName="/word/media/image174.wmf" ContentType="image/x-wmf"/>
  <Override PartName="/word/media/image106.wmf" ContentType="image/x-wmf"/>
  <Override PartName="/word/media/image271.wmf" ContentType="image/x-wmf"/>
  <Override PartName="/word/media/image175.wmf" ContentType="image/x-wmf"/>
  <Override PartName="/word/media/image75.wmf" ContentType="image/x-wmf"/>
  <Override PartName="/word/media/image107.wmf" ContentType="image/x-wmf"/>
  <Override PartName="/word/media/image272.wmf" ContentType="image/x-wmf"/>
  <Override PartName="/word/media/image191.wmf" ContentType="image/x-wmf"/>
  <Override PartName="/word/media/image91.wmf" ContentType="image/x-wmf"/>
  <Override PartName="/word/media/image23.wmf" ContentType="image/x-wmf"/>
  <Override PartName="/word/media/image178.wmf" ContentType="image/x-wmf"/>
  <Override PartName="/word/media/image78.wmf" ContentType="image/x-wmf"/>
  <Override PartName="/word/media/image194.wmf" ContentType="image/x-wmf"/>
  <Override PartName="/word/media/image94.wmf" ContentType="image/x-wmf"/>
  <Override PartName="/word/media/image26.wmf" ContentType="image/x-wmf"/>
  <Override PartName="/word/media/image126.wmf" ContentType="image/x-wmf"/>
  <Override PartName="/word/media/image291.wmf" ContentType="image/x-wmf"/>
  <Override PartName="/word/media/image179.wmf" ContentType="image/x-wmf"/>
  <Override PartName="/word/media/image79.wmf" ContentType="image/x-wmf"/>
  <Override PartName="/word/media/image185.wmf" ContentType="image/x-wmf"/>
  <Override PartName="/word/media/image85.wmf" ContentType="image/x-wmf"/>
  <Override PartName="/word/media/image17.wmf" ContentType="image/x-wmf"/>
  <Override PartName="/word/media/image22.wmf" ContentType="image/x-wmf"/>
  <Override PartName="/word/media/image90.wmf" ContentType="image/x-wmf"/>
  <Override PartName="/word/media/image117.wmf" ContentType="image/x-wmf"/>
  <Override PartName="/word/media/image282.wmf" ContentType="image/x-wmf"/>
  <Override PartName="/word/media/image122.wmf" ContentType="image/x-wmf"/>
  <Override PartName="/word/media/image316.wmf" ContentType="image/x-wmf"/>
  <Override PartName="/word/media/image188.wmf" ContentType="image/x-wmf"/>
  <Override PartName="/word/media/image88.wmf" ContentType="image/x-wmf"/>
  <Override PartName="/word/media/image189.wmf" ContentType="image/x-wmf"/>
  <Override PartName="/word/media/image89.wmf" ContentType="image/x-wmf"/>
  <Override PartName="/word/media/image195.wmf" ContentType="image/x-wmf"/>
  <Override PartName="/word/media/image95.wmf" ContentType="image/x-wmf"/>
  <Override PartName="/word/media/image27.wmf" ContentType="image/x-wmf"/>
  <Override PartName="/word/media/image192.wmf" ContentType="image/x-wmf"/>
  <Override PartName="/word/media/image92.wmf" ContentType="image/x-wmf"/>
  <Override PartName="/word/media/image24.wmf" ContentType="image/x-wmf"/>
  <Override PartName="/word/media/image127.wmf" ContentType="image/x-wmf"/>
  <Override PartName="/word/media/image292.wmf" ContentType="image/x-wmf"/>
  <Override PartName="/word/media/image196.wmf" ContentType="image/x-wmf"/>
  <Override PartName="/word/media/image96.wmf" ContentType="image/x-wmf"/>
  <Override PartName="/word/media/image28.wmf" ContentType="image/x-wmf"/>
  <Override PartName="/word/media/image193.wmf" ContentType="image/x-wmf"/>
  <Override PartName="/word/media/image319.wmf" ContentType="image/x-wmf"/>
  <Override PartName="/word/media/image290.wmf" ContentType="image/x-wmf"/>
  <Override PartName="/word/media/image125.wmf" ContentType="image/x-wmf"/>
  <Override PartName="/word/media/image25.wmf" ContentType="image/x-wmf"/>
  <Override PartName="/word/media/image93.wmf" ContentType="image/x-wmf"/>
  <Override PartName="/word/media/image128.wmf" ContentType="image/x-wmf"/>
  <Override PartName="/word/media/image293.wmf" ContentType="image/x-wmf"/>
  <Override PartName="/word/media/image197.wmf" ContentType="image/x-wmf"/>
  <Override PartName="/word/media/image97.wmf" ContentType="image/x-wmf"/>
  <Override PartName="/word/media/image29.wmf" ContentType="image/x-wmf"/>
  <Override PartName="/word/media/image200.wmf" ContentType="image/x-wmf"/>
  <Override PartName="/word/media/image198.wmf" ContentType="image/x-wmf"/>
  <Override PartName="/word/media/image98.wmf" ContentType="image/x-wmf"/>
  <Override PartName="/word/media/image201.wmf" ContentType="image/x-wmf"/>
  <Override PartName="/word/media/image199.wmf" ContentType="image/x-wmf"/>
  <Override PartName="/word/media/image99.wmf" ContentType="image/x-wmf"/>
  <Override PartName="/word/media/image176.wmf" ContentType="image/x-wmf"/>
  <Override PartName="/word/media/image76.wmf" ContentType="image/x-wmf"/>
  <Override PartName="/word/media/image323.wmf" ContentType="image/x-wmf"/>
  <Override PartName="/word/media/image287.wmf" ContentType="image/x-wmf"/>
  <Override PartName="/word/media/image331.wmf" ContentType="image/x-wmf"/>
  <Override PartName="/word/media/image295.wmf" ContentType="image/x-wmf"/>
  <Override PartName="/word/media/image332.wmf" ContentType="image/x-wmf"/>
  <Override PartName="/word/media/image296.wmf" ContentType="image/x-wmf"/>
  <Override PartName="/word/media/image333.wmf" ContentType="image/x-wmf"/>
  <Override PartName="/word/media/image297.wmf" ContentType="image/x-wmf"/>
  <Override PartName="/word/media/image260.wmf" ContentType="image/x-wmf"/>
  <Override PartName="/word/media/image77.wmf" ContentType="image/x-wmf"/>
  <Override PartName="/word/media/image177.wmf" ContentType="image/x-wmf"/>
  <Override PartName="/word/media/image299.wmf" ContentType="image/x-wmf"/>
  <Override PartName="/word/media/image301.wmf" ContentType="image/x-wmf"/>
  <Override PartName="/word/media/image262.wmf" ContentType="image/x-wmf"/>
  <Override PartName="/word/media/image285.wmf" ContentType="image/x-wmf"/>
  <Override PartName="/word/media/image321.wmf" ContentType="image/x-wmf"/>
  <Override PartName="/word/media/image298.wmf" ContentType="image/x-wmf"/>
  <Override PartName="/word/media/image300.wmf" ContentType="image/x-wmf"/>
  <Override PartName="/word/media/image261.wmf" ContentType="image/x-wmf"/>
  <Override PartName="/word/media/image129.wmf" ContentType="image/x-wmf"/>
  <Override PartName="/word/media/image294.wmf" ContentType="image/x-wmf"/>
  <Override PartName="/word/media/image330.wmf" ContentType="image/x-wmf"/>
  <Override PartName="/word/media/image320.wmf" ContentType="image/x-wmf"/>
  <Override PartName="/word/media/image289.wmf" ContentType="image/x-wmf"/>
  <Override PartName="/word/media/image275.wmf" ContentType="image/x-wmf"/>
  <Override PartName="/word/media/image311.wmf" ContentType="image/x-wmf"/>
  <Override PartName="/word/media/image265.wmf" ContentType="image/x-wmf"/>
  <Override PartName="/word/media/image286.wmf" ContentType="image/x-wmf"/>
  <Override PartName="/word/media/image322.wmf" ContentType="image/x-wmf"/>
  <Override PartName="/word/media/image288.wmf" ContentType="image/x-wmf"/>
  <Override PartName="/word/media/image109.wmf" ContentType="image/x-wmf"/>
  <Override PartName="/word/media/image274.wmf" ContentType="image/x-wmf"/>
  <Override PartName="/word/media/image310.wmf" ContentType="image/x-wmf"/>
  <Override PartName="/word/media/image264.wmf" ContentType="image/x-wmf"/>
  <Override PartName="/word/media/image277.wmf" ContentType="image/x-wmf"/>
  <Override PartName="/word/media/image313.wmf" ContentType="image/x-wmf"/>
  <Override PartName="/word/media/image276.wmf" ContentType="image/x-wmf"/>
  <Override PartName="/word/media/image312.wmf" ContentType="image/x-wmf"/>
  <Override PartName="/word/media/image302.wmf" ContentType="image/x-wmf"/>
  <Override PartName="/word/media/image266.wmf" ContentType="image/x-wmf"/>
  <Override PartName="/word/media/image267.wmf" ContentType="image/x-wmf"/>
  <Override PartName="/word/media/image303.wmf" ContentType="image/x-wmf"/>
  <Override PartName="/word/media/image269.wmf" ContentType="image/x-wmf"/>
  <Override PartName="/word/media/image186.wmf" ContentType="image/x-wmf"/>
  <Override PartName="/word/media/image86.wmf" ContentType="image/x-wmf"/>
  <Override PartName="/word/media/image18.wmf" ContentType="image/x-wmf"/>
  <Override PartName="/word/media/image268.wmf" ContentType="image/x-wmf"/>
  <Override PartName="/word/media/image263.wmf" ContentType="image/x-wmf"/>
  <Override PartName="/word/media/image259.wmf" ContentType="image/x-wmf"/>
  <Override PartName="/word/media/image258.wmf" ContentType="image/x-wmf"/>
  <Override PartName="/word/media/image284.wmf" ContentType="image/x-wmf"/>
  <Override PartName="/word/media/image119.wmf" ContentType="image/x-wmf"/>
  <Override PartName="/word/media/image87.wmf" ContentType="image/x-wmf"/>
  <Override PartName="/word/media/image19.wmf" ContentType="image/x-wmf"/>
  <Override PartName="/word/media/image187.wmf" ContentType="image/x-wmf"/>
  <Override PartName="/word/media/image124.wmf" ContentType="image/x-wmf"/>
  <Override PartName="/word/media/image318.wmf" ContentType="image/x-wmf"/>
  <Override PartName="/word/media/image279.wmf" ContentType="image/x-wmf"/>
  <Override PartName="/word/media/image118.wmf" ContentType="image/x-wmf"/>
  <Override PartName="/word/media/image283.wmf" ContentType="image/x-wmf"/>
  <Override PartName="/word/media/image123.wmf" ContentType="image/x-wmf"/>
  <Override PartName="/word/media/image317.wmf" ContentType="image/x-wmf"/>
  <Override PartName="/word/media/image278.wmf" ContentType="image/x-wmf"/>
  <Override PartName="/word/media/image108.wmf" ContentType="image/x-wmf"/>
  <Override PartName="/word/media/image273.wmf" ContentType="image/x-wmf"/>
  <Override PartName="/word/media/image315.wmf" ContentType="image/x-wmf"/>
  <Override PartName="/word/media/image121.wmf" ContentType="image/x-wmf"/>
  <Override PartName="/word/media/image21.wmf" ContentType="image/x-wmf"/>
  <Override PartName="/word/media/image73.wmf" ContentType="image/x-wmf"/>
  <Override PartName="/word/media/image173.wmf" ContentType="image/x-wmf"/>
  <Override PartName="/word/media/image105.wmf" ContentType="image/x-wmf"/>
  <Override PartName="/word/media/image270.wmf" ContentType="image/x-wmf"/>
  <Override PartName="/word/media/image314.wmf" ContentType="image/x-wmf"/>
  <Override PartName="/word/media/image120.wmf" ContentType="image/x-wmf"/>
  <Override PartName="/word/media/image20.wmf" ContentType="image/x-wmf"/>
  <Override PartName="/word/media/image72.wmf" ContentType="image/x-wmf"/>
  <Override PartName="/word/media/image104.wmf" ContentType="image/x-wmf"/>
  <Override PartName="/word/media/image172.wmf" ContentType="image/x-wmf"/>
  <Override PartName="/word/media/image71.wmf" ContentType="image/x-wmf"/>
  <Override PartName="/word/media/image103.wmf" ContentType="image/x-wmf"/>
  <Override PartName="/word/media/image171.wmf" ContentType="image/x-wmf"/>
  <Override PartName="/word/media/image70.wmf" ContentType="image/x-wmf"/>
  <Override PartName="/word/media/image102.wmf" ContentType="image/x-wmf"/>
  <Override PartName="/word/media/image170.wmf" ContentType="image/x-wmf"/>
  <Override PartName="/word/media/image69.wmf" ContentType="image/x-wmf"/>
  <Override PartName="/word/media/image169.wmf" ContentType="image/x-wmf"/>
  <Override PartName="/word/media/image281.wmf" ContentType="image/x-wmf"/>
  <Override PartName="/word/media/image116.wmf" ContentType="image/x-wmf"/>
  <Override PartName="/word/media/image84.wmf" ContentType="image/x-wmf"/>
  <Override PartName="/word/media/image16.wmf" ContentType="image/x-wmf"/>
  <Override PartName="/word/media/image184.wmf" ContentType="image/x-wmf"/>
  <Override PartName="/word/media/image68.wmf" ContentType="image/x-wmf"/>
  <Override PartName="/word/media/image168.wmf" ContentType="image/x-wmf"/>
  <Override PartName="/word/media/image309.wmf" ContentType="image/x-wmf"/>
  <Override PartName="/word/media/image280.wmf" ContentType="image/x-wmf"/>
  <Override PartName="/word/media/image115.wmf" ContentType="image/x-wmf"/>
  <Override PartName="/word/media/image15.wmf" ContentType="image/x-wmf"/>
  <Override PartName="/word/media/image83.wmf" ContentType="image/x-wmf"/>
  <Override PartName="/word/media/image183.wmf" ContentType="image/x-wmf"/>
  <Override PartName="/word/media/image67.wmf" ContentType="image/x-wmf"/>
  <Override PartName="/word/media/image167.wmf" ContentType="image/x-wmf"/>
  <Override PartName="/word/media/image308.wmf" ContentType="image/x-wmf"/>
  <Override PartName="/word/media/image114.wmf" ContentType="image/x-wmf"/>
  <Override PartName="/word/media/image14.wmf" ContentType="image/x-wmf"/>
  <Override PartName="/word/media/image82.wmf" ContentType="image/x-wmf"/>
  <Override PartName="/word/media/image182.wmf" ContentType="image/x-wmf"/>
  <Override PartName="/word/media/image66.wmf" ContentType="image/x-wmf"/>
  <Override PartName="/word/media/image166.wmf" ContentType="image/x-wmf"/>
  <Override PartName="/word/media/image307.wmf" ContentType="image/x-wmf"/>
  <Override PartName="/word/media/image113.wmf" ContentType="image/x-wmf"/>
  <Override PartName="/word/media/image81.wmf" ContentType="image/x-wmf"/>
  <Override PartName="/word/media/image13.wmf" ContentType="image/x-wmf"/>
  <Override PartName="/word/media/image181.wmf" ContentType="image/x-wmf"/>
  <Override PartName="/word/media/image65.wmf" ContentType="image/x-wmf"/>
  <Override PartName="/word/media/image165.wmf" ContentType="image/x-wmf"/>
  <Override PartName="/word/media/image306.wmf" ContentType="image/x-wmf"/>
  <Override PartName="/word/media/image112.wmf" ContentType="image/x-wmf"/>
  <Override PartName="/word/media/image80.wmf" ContentType="image/x-wmf"/>
  <Override PartName="/word/media/image12.wmf" ContentType="image/x-wmf"/>
  <Override PartName="/word/media/image64.wmf" ContentType="image/x-wmf"/>
  <Override PartName="/word/media/image164.wmf" ContentType="image/x-wmf"/>
  <Override PartName="/word/media/image305.wmf" ContentType="image/x-wmf"/>
  <Override PartName="/word/media/image111.wmf" ContentType="image/x-wmf"/>
  <Override PartName="/word/media/image11.wmf" ContentType="image/x-wmf"/>
  <Override PartName="/word/media/image63.wmf" ContentType="image/x-wmf"/>
  <Override PartName="/word/media/image163.wmf" ContentType="image/x-wmf"/>
  <Override PartName="/word/media/image304.wmf" ContentType="image/x-wmf"/>
  <Override PartName="/word/media/image110.wmf" ContentType="image/x-wmf"/>
  <Override PartName="/word/media/image10.wmf" ContentType="image/x-wmf"/>
  <Override PartName="/word/media/image62.wmf" ContentType="image/x-wmf"/>
  <Override PartName="/word/media/image162.wmf" ContentType="image/x-wmf"/>
  <Override PartName="/word/media/image61.wmf" ContentType="image/x-wmf"/>
  <Override PartName="/word/media/image161.wmf" ContentType="image/x-wmf"/>
  <Override PartName="/word/media/image60.wmf" ContentType="image/x-wmf"/>
  <Override PartName="/word/media/image160.wmf" ContentType="image/x-wmf"/>
  <Override PartName="/word/media/image59.wmf" ContentType="image/x-wmf"/>
  <Override PartName="/word/media/image159.wmf" ContentType="image/x-wmf"/>
  <Override PartName="/word/media/image58.wmf" ContentType="image/x-wmf"/>
  <Override PartName="/word/media/image158.wmf" ContentType="image/x-wmf"/>
  <Override PartName="/word/media/image5.wmf" ContentType="image/x-wmf"/>
  <Override PartName="/word/media/image51.wmf" ContentType="image/x-wmf"/>
  <Override PartName="/word/media/image151.wmf" ContentType="image/x-wmf"/>
  <Override PartName="/word/media/image37.wmf" ContentType="image/x-wmf"/>
  <Override PartName="/word/media/image137.wmf" ContentType="image/x-wmf"/>
  <Override PartName="/word/media/image6.wmf" ContentType="image/x-wmf"/>
  <Override PartName="/word/media/image52.wmf" ContentType="image/x-wmf"/>
  <Override PartName="/word/media/image152.wmf" ContentType="image/x-wmf"/>
  <Override PartName="/word/media/image38.wmf" ContentType="image/x-wmf"/>
  <Override PartName="/word/media/image138.wmf" ContentType="image/x-wmf"/>
  <Override PartName="/word/media/image33.wmf" ContentType="image/x-wmf"/>
  <Override PartName="/word/media/image133.wmf" ContentType="image/x-wmf"/>
  <Override PartName="/word/media/image327.wmf" ContentType="image/x-wmf"/>
  <Override PartName="/word/media/image1.wmf" ContentType="image/x-wmf"/>
  <Override PartName="/word/media/image47.wmf" ContentType="image/x-wmf"/>
  <Override PartName="/word/media/image147.wmf" ContentType="image/x-wmf"/>
  <Override PartName="/word/media/image7.wmf" ContentType="image/x-wmf"/>
  <Override PartName="/word/media/image53.wmf" ContentType="image/x-wmf"/>
  <Override PartName="/word/media/image153.wmf" ContentType="image/x-wmf"/>
  <Override PartName="/word/media/image39.wmf" ContentType="image/x-wmf"/>
  <Override PartName="/word/media/image139.wmf" ContentType="image/x-wmf"/>
  <Override PartName="/word/media/image34.wmf" ContentType="image/x-wmf"/>
  <Override PartName="/word/media/image134.wmf" ContentType="image/x-wmf"/>
  <Override PartName="/word/media/image328.wmf" ContentType="image/x-wmf"/>
  <Override PartName="/word/media/image2.wmf" ContentType="image/x-wmf"/>
  <Override PartName="/word/media/image48.wmf" ContentType="image/x-wmf"/>
  <Override PartName="/word/media/image148.wmf" ContentType="image/x-wmf"/>
  <Override PartName="/word/media/image8.wmf" ContentType="image/x-wmf"/>
  <Override PartName="/word/media/image54.wmf" ContentType="image/x-wmf"/>
  <Override PartName="/word/media/image154.wmf" ContentType="image/x-wmf"/>
  <Override PartName="/word/media/image35.wmf" ContentType="image/x-wmf"/>
  <Override PartName="/word/media/image135.wmf" ContentType="image/x-wmf"/>
  <Override PartName="/word/media/image329.wmf" ContentType="image/x-wmf"/>
  <Override PartName="/word/media/image3.wmf" ContentType="image/x-wmf"/>
  <Override PartName="/word/media/image49.wmf" ContentType="image/x-wmf"/>
  <Override PartName="/word/media/image149.wmf" ContentType="image/x-wmf"/>
  <Override PartName="/word/media/image57.wmf" ContentType="image/x-wmf"/>
  <Override PartName="/word/media/image157.wmf" ContentType="image/x-wmf"/>
  <Override PartName="/word/media/image9.wmf" ContentType="image/x-wmf"/>
  <Override PartName="/word/media/image55.wmf" ContentType="image/x-wmf"/>
  <Override PartName="/word/media/image155.wmf" ContentType="image/x-wmf"/>
  <Override PartName="/word/media/image36.wmf" ContentType="image/x-wmf"/>
  <Override PartName="/word/media/image136.wmf" ContentType="image/x-wmf"/>
  <Override PartName="/word/media/image4.wmf" ContentType="image/x-wmf"/>
  <Override PartName="/word/media/image50.wmf" ContentType="image/x-wmf"/>
  <Override PartName="/word/media/image150.wmf" ContentType="image/x-wmf"/>
  <Override PartName="/word/media/image30.wmf" ContentType="image/x-wmf"/>
  <Override PartName="/word/media/image130.wmf" ContentType="image/x-wmf"/>
  <Override PartName="/word/media/image324.wmf" ContentType="image/x-wmf"/>
  <Override PartName="/word/media/image31.wmf" ContentType="image/x-wmf"/>
  <Override PartName="/word/media/image131.wmf" ContentType="image/x-wmf"/>
  <Override PartName="/word/media/image325.wmf" ContentType="image/x-wmf"/>
  <Override PartName="/word/media/image32.wmf" ContentType="image/x-wmf"/>
  <Override PartName="/word/media/image132.wmf" ContentType="image/x-wmf"/>
  <Override PartName="/word/media/image326.wmf" ContentType="image/x-wmf"/>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20" w:right="0"/>
        <w:jc w:val="center"/>
        <w:rPr>
          <w:b/>
          <w:color w:val="FF0000"/>
        </w:rPr>
      </w:pPr>
      <w:r>
        <w:rPr>
          <w:b/>
          <w:color w:val="FF0000"/>
        </w:rPr>
        <w:t>Phần 1. CÁC LỖI SAI CHUNG</w:t>
      </w:r>
    </w:p>
    <w:p>
      <w:pPr>
        <w:pStyle w:val="Normal"/>
        <w:rPr>
          <w:b/>
          <w:color w:val="FF0000"/>
        </w:rPr>
      </w:pPr>
      <w:r>
        <w:rPr>
          <w:b/>
          <w:color w:val="FF0000"/>
        </w:rPr>
        <w:t>A. LỖI CHUNG</w:t>
      </w:r>
    </w:p>
    <w:p>
      <w:pPr>
        <w:pStyle w:val="Normal"/>
        <w:rPr>
          <w:b/>
          <w:color w:val="0000FF"/>
        </w:rPr>
      </w:pPr>
      <w:r>
        <w:rPr>
          <w:b/>
          <w:color w:val="0000FF"/>
        </w:rPr>
        <w:t>1. Thứ tự</w:t>
      </w:r>
    </w:p>
    <w:p>
      <w:pPr>
        <w:pStyle w:val="Normal"/>
        <w:rPr>
          <w:b/>
        </w:rPr>
      </w:pPr>
      <w:r>
        <w:rPr>
          <w:b/>
        </w:rPr>
        <w:t xml:space="preserve">Viết đúng </w:t>
      </w:r>
      <w:r>
        <w:rPr>
          <w:b/>
          <w:i/>
        </w:rPr>
        <w:t>thứ tự</w:t>
      </w:r>
      <w:r>
        <w:rPr>
          <w:b/>
        </w:rPr>
        <w:t xml:space="preserve"> phản ứng </w:t>
      </w:r>
      <w:r>
        <w:rPr>
          <w:b/>
          <w:i/>
        </w:rPr>
        <w:t>trước, sau</w:t>
      </w:r>
      <w:r>
        <w:rPr>
          <w:b/>
        </w:rPr>
        <w:t xml:space="preserve"> của các chất. Một số bài toán thường gặp và thứ tự đúng như sau:</w:t>
      </w:r>
    </w:p>
    <w:p>
      <w:pPr>
        <w:pStyle w:val="Normal"/>
        <w:rPr/>
      </w:pPr>
      <w:r>
        <w:rPr/>
        <w:tab/>
      </w:r>
      <w:r>
        <w:rPr>
          <w:i/>
        </w:rPr>
        <w:t>a. Phản ứng oxi hóa- khử:</w:t>
      </w:r>
      <w:r>
        <w:rPr/>
        <w:t xml:space="preserve"> Tuân theo trật tự trong dãy điện hóa</w:t>
      </w:r>
    </w:p>
    <w:p>
      <w:pPr>
        <w:pStyle w:val="Normal"/>
        <w:rPr/>
      </w:pPr>
      <w:r>
        <w:rPr/>
        <w:tab/>
        <w:t>+ Cho Zn vào dung dịch gồm H</w:t>
      </w:r>
      <w:r>
        <w:rPr>
          <w:vertAlign w:val="subscript"/>
        </w:rPr>
        <w:t>2</w:t>
      </w:r>
      <w:r>
        <w:rPr/>
        <w:t>SO</w:t>
      </w:r>
      <w:r>
        <w:rPr>
          <w:vertAlign w:val="subscript"/>
        </w:rPr>
        <w:t>4</w:t>
      </w:r>
      <w:r>
        <w:rPr/>
        <w:t xml:space="preserve"> và CuSO</w:t>
      </w:r>
      <w:r>
        <w:rPr>
          <w:vertAlign w:val="subscript"/>
        </w:rPr>
        <w:t>4</w:t>
      </w:r>
      <w:r>
        <w:rPr/>
        <w:t xml:space="preserve">: </w:t>
      </w:r>
    </w:p>
    <w:p>
      <w:pPr>
        <w:pStyle w:val="Normal"/>
        <w:rPr/>
      </w:pPr>
      <w:r>
        <w:rPr/>
        <w:tab/>
        <w:t>Zn + CuSO</w:t>
      </w:r>
      <w:r>
        <w:rPr>
          <w:vertAlign w:val="subscript"/>
        </w:rPr>
        <w:t xml:space="preserve">4 </w:t>
      </w:r>
      <w:r>
        <w:rPr/>
        <w:t>→</w:t>
      </w:r>
      <w:r>
        <w:rPr>
          <w:vertAlign w:val="subscript"/>
        </w:rPr>
        <w:t xml:space="preserve">  </w:t>
      </w:r>
      <w:r>
        <w:rPr/>
        <w:t>ZnSO</w:t>
      </w:r>
      <w:r>
        <w:rPr>
          <w:vertAlign w:val="subscript"/>
        </w:rPr>
        <w:t>4</w:t>
      </w:r>
      <w:r>
        <w:rPr/>
        <w:t xml:space="preserve"> + Cu;</w:t>
        <w:tab/>
        <w:tab/>
      </w:r>
      <w:r>
        <w:rPr/>
        <w:object w:dxaOrig="2700" w:dyaOrig="38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35pt;height:19pt" filled="f" o:ole="">
            <v:imagedata r:id="rId3" o:title=""/>
          </v:shape>
          <o:OLEObject Type="Embed" ProgID="" ShapeID="ole_rId2" DrawAspect="Content" ObjectID="_46576013" r:id="rId2"/>
        </w:object>
      </w:r>
    </w:p>
    <w:p>
      <w:pPr>
        <w:pStyle w:val="Normal"/>
        <w:rPr/>
      </w:pPr>
      <w:r>
        <w:rPr/>
        <w:tab/>
        <w:t>+ Cho Fe vào dung dịch Fe</w:t>
      </w:r>
      <w:r>
        <w:rPr>
          <w:vertAlign w:val="subscript"/>
        </w:rPr>
        <w:t>2</w:t>
      </w:r>
      <w:r>
        <w:rPr/>
        <w:t>(SO</w:t>
      </w:r>
      <w:r>
        <w:rPr>
          <w:vertAlign w:val="subscript"/>
        </w:rPr>
        <w:t>4</w:t>
      </w:r>
      <w:r>
        <w:rPr/>
        <w:t>)</w:t>
      </w:r>
      <w:r>
        <w:rPr>
          <w:vertAlign w:val="subscript"/>
        </w:rPr>
        <w:t>3</w:t>
      </w:r>
      <w:r>
        <w:rPr/>
        <w:t xml:space="preserve"> và CuSO</w:t>
      </w:r>
      <w:r>
        <w:rPr>
          <w:vertAlign w:val="subscript"/>
        </w:rPr>
        <w:t>4</w:t>
      </w:r>
      <w:r>
        <w:rPr/>
        <w:t>:</w:t>
      </w:r>
    </w:p>
    <w:p>
      <w:pPr>
        <w:pStyle w:val="Normal"/>
        <w:rPr/>
      </w:pPr>
      <w:r>
        <w:rPr/>
        <w:tab/>
        <w:t>Fe + Fe</w:t>
      </w:r>
      <w:r>
        <w:rPr>
          <w:vertAlign w:val="subscript"/>
        </w:rPr>
        <w:t>2</w:t>
      </w:r>
      <w:r>
        <w:rPr/>
        <w:t>(SO</w:t>
      </w:r>
      <w:r>
        <w:rPr>
          <w:vertAlign w:val="subscript"/>
        </w:rPr>
        <w:t>4</w:t>
      </w:r>
      <w:r>
        <w:rPr/>
        <w:t>)</w:t>
      </w:r>
      <w:r>
        <w:rPr>
          <w:vertAlign w:val="subscript"/>
        </w:rPr>
        <w:t xml:space="preserve">3 </w:t>
      </w:r>
      <w:r>
        <w:rPr/>
        <w:t>→ 3FeSO</w:t>
      </w:r>
      <w:r>
        <w:rPr>
          <w:vertAlign w:val="subscript"/>
        </w:rPr>
        <w:t>4</w:t>
      </w:r>
      <w:r>
        <w:rPr/>
        <w:tab/>
        <w:tab/>
        <w:t>Fe + CuSO</w:t>
      </w:r>
      <w:r>
        <w:rPr>
          <w:vertAlign w:val="subscript"/>
        </w:rPr>
        <w:t xml:space="preserve">4 </w:t>
      </w:r>
      <w:r>
        <w:rPr/>
        <w:t>→ FeSO</w:t>
      </w:r>
      <w:r>
        <w:rPr>
          <w:vertAlign w:val="subscript"/>
        </w:rPr>
        <w:t xml:space="preserve">4 </w:t>
      </w:r>
      <w:r>
        <w:rPr/>
        <w:t>+ Cu</w:t>
      </w:r>
    </w:p>
    <w:p>
      <w:pPr>
        <w:pStyle w:val="Normal"/>
        <w:rPr/>
      </w:pPr>
      <w:r>
        <w:rPr/>
        <w:tab/>
      </w:r>
      <w:r>
        <w:rPr>
          <w:lang w:val="vi-VN"/>
        </w:rPr>
        <w:t>+ Cho hỗn hợp Fe và Zn vào dung dịch AgNO</w:t>
      </w:r>
      <w:r>
        <w:rPr>
          <w:vertAlign w:val="subscript"/>
          <w:lang w:val="vi-VN"/>
        </w:rPr>
        <w:t>3</w:t>
      </w:r>
      <w:r>
        <w:rPr>
          <w:lang w:val="vi-VN"/>
        </w:rPr>
        <w:t xml:space="preserve"> dư:</w:t>
      </w:r>
    </w:p>
    <w:p>
      <w:pPr>
        <w:pStyle w:val="Normal"/>
        <w:ind w:firstLine="720" w:right="0"/>
        <w:rPr>
          <w:lang w:val="vi-VN"/>
        </w:rPr>
      </w:pPr>
      <w:r>
        <w:rPr/>
        <w:object w:dxaOrig="3860" w:dyaOrig="1219">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93pt;height:60.95pt" filled="f" o:ole="">
            <v:imagedata r:id="rId5" o:title=""/>
          </v:shape>
          <o:OLEObject Type="Embed" ProgID="" ShapeID="ole_rId4" DrawAspect="Content" ObjectID="_1464188854" r:id="rId4"/>
        </w:object>
      </w:r>
    </w:p>
    <w:p>
      <w:pPr>
        <w:pStyle w:val="Normal"/>
        <w:rPr/>
      </w:pPr>
      <w:r>
        <w:rPr/>
        <w:tab/>
        <w:t>+ Cho AgNO</w:t>
      </w:r>
      <w:r>
        <w:rPr>
          <w:vertAlign w:val="subscript"/>
        </w:rPr>
        <w:t>3</w:t>
      </w:r>
      <w:r>
        <w:rPr/>
        <w:t xml:space="preserve"> dư vào dung dịch HCl và FeCl</w:t>
      </w:r>
      <w:r>
        <w:rPr>
          <w:vertAlign w:val="subscript"/>
        </w:rPr>
        <w:t>3</w:t>
      </w:r>
      <w:r>
        <w:rPr/>
        <w:t>:</w:t>
      </w:r>
    </w:p>
    <w:p>
      <w:pPr>
        <w:pStyle w:val="Normal"/>
        <w:rPr/>
      </w:pPr>
      <w:r>
        <w:rPr/>
        <w:tab/>
        <w:t>Ag</w:t>
      </w:r>
      <w:r>
        <w:rPr>
          <w:vertAlign w:val="superscript"/>
        </w:rPr>
        <w:t>+</w:t>
      </w:r>
      <w:r>
        <w:rPr/>
        <w:t xml:space="preserve"> +Cl → AgCl</w:t>
      </w:r>
      <w:r>
        <w:rPr>
          <w:rFonts w:cs="Cambria Math" w:ascii="Cambria Math" w:hAnsi="Cambria Math"/>
        </w:rPr>
        <w:t>↓</w:t>
      </w:r>
    </w:p>
    <w:p>
      <w:pPr>
        <w:pStyle w:val="Normal"/>
        <w:rPr/>
      </w:pPr>
      <w:r>
        <w:rPr/>
        <w:tab/>
        <w:t>3Fe</w:t>
      </w:r>
      <w:r>
        <w:rPr>
          <w:vertAlign w:val="superscript"/>
        </w:rPr>
        <w:t>2+</w:t>
      </w:r>
      <w:r>
        <w:rPr/>
        <w:t xml:space="preserve"> + NO + 4H</w:t>
      </w:r>
      <w:r>
        <w:rPr>
          <w:vertAlign w:val="superscript"/>
        </w:rPr>
        <w:t xml:space="preserve">+ </w:t>
      </w:r>
      <w:r>
        <w:rPr/>
        <w:t>→ 3Fe</w:t>
      </w:r>
      <w:r>
        <w:rPr>
          <w:vertAlign w:val="superscript"/>
        </w:rPr>
        <w:t>3+</w:t>
      </w:r>
      <w:r>
        <w:rPr/>
        <w:t xml:space="preserve"> + NO + H</w:t>
      </w:r>
      <w:r>
        <w:rPr>
          <w:vertAlign w:val="subscript"/>
        </w:rPr>
        <w:t>2</w:t>
      </w:r>
      <w:r>
        <w:rPr/>
        <w:t>O</w:t>
      </w:r>
    </w:p>
    <w:p>
      <w:pPr>
        <w:pStyle w:val="Normal"/>
        <w:rPr/>
      </w:pPr>
      <w:r>
        <w:rPr/>
        <w:tab/>
        <w:t>Fe</w:t>
      </w:r>
      <w:r>
        <w:rPr>
          <w:vertAlign w:val="superscript"/>
        </w:rPr>
        <w:t>2+</w:t>
      </w:r>
      <w:r>
        <w:rPr/>
        <w:t xml:space="preserve"> + Ag</w:t>
      </w:r>
      <w:r>
        <w:rPr>
          <w:vertAlign w:val="superscript"/>
        </w:rPr>
        <w:t>+</w:t>
      </w:r>
      <w:r>
        <w:rPr/>
        <w:t xml:space="preserve"> → Fe</w:t>
      </w:r>
      <w:r>
        <w:rPr>
          <w:vertAlign w:val="superscript"/>
        </w:rPr>
        <w:t>3+</w:t>
      </w:r>
      <w:r>
        <w:rPr/>
        <w:t xml:space="preserve"> + Ag</w:t>
      </w:r>
      <w:r>
        <w:rPr>
          <w:rFonts w:cs="Cambria Math" w:ascii="Cambria Math" w:hAnsi="Cambria Math"/>
        </w:rPr>
        <w:t>↓</w:t>
      </w:r>
    </w:p>
    <w:p>
      <w:pPr>
        <w:pStyle w:val="Normal"/>
        <w:rPr>
          <w:i/>
          <w:i/>
        </w:rPr>
      </w:pPr>
      <w:r>
        <w:rPr>
          <w:rFonts w:cs="Cambria Math" w:ascii="Cambria Math" w:hAnsi="Cambria Math"/>
        </w:rPr>
        <w:tab/>
      </w:r>
      <w:r>
        <w:rPr>
          <w:i/>
        </w:rPr>
        <w:t>b. Phản ứng điện phân</w:t>
      </w:r>
    </w:p>
    <w:p>
      <w:pPr>
        <w:pStyle w:val="Normal"/>
        <w:ind w:left="360" w:right="0"/>
        <w:rPr/>
      </w:pPr>
      <w:r>
        <w:rPr>
          <w:rFonts w:cs="Cambria Math" w:ascii="Cambria Math" w:hAnsi="Cambria Math"/>
        </w:rPr>
        <w:tab/>
      </w:r>
      <w:r>
        <w:rPr>
          <w:szCs w:val="24"/>
          <w:lang w:val="vi-VN"/>
        </w:rPr>
        <w:t xml:space="preserve">Tại catot: Các cation điện phân theo thứ tự tính </w:t>
      </w:r>
      <w:r>
        <w:rPr>
          <w:i/>
          <w:szCs w:val="24"/>
          <w:lang w:val="vi-VN"/>
        </w:rPr>
        <w:t xml:space="preserve">oxi hóa </w:t>
      </w:r>
      <w:r>
        <w:rPr>
          <w:szCs w:val="24"/>
          <w:lang w:val="vi-VN"/>
        </w:rPr>
        <w:t>giảm dần:</w:t>
      </w:r>
    </w:p>
    <w:p>
      <w:pPr>
        <w:pStyle w:val="Normal"/>
        <w:ind w:left="360" w:right="0"/>
        <w:rPr>
          <w:szCs w:val="24"/>
        </w:rPr>
      </w:pPr>
      <w:r>
        <w:rPr>
          <w:szCs w:val="24"/>
          <w:lang w:val="vi-VN"/>
        </w:rPr>
        <w:tab/>
      </w:r>
      <w:r>
        <w:rPr>
          <w:szCs w:val="24"/>
        </w:rPr>
        <w:t xml:space="preserve"> </w:t>
        <w:tab/>
        <w:t>Ag</w:t>
      </w:r>
      <w:r>
        <w:rPr>
          <w:szCs w:val="24"/>
          <w:vertAlign w:val="superscript"/>
        </w:rPr>
        <w:t xml:space="preserve">+ </w:t>
      </w:r>
      <w:r>
        <w:rPr>
          <w:szCs w:val="24"/>
        </w:rPr>
        <w:t>&gt; Fe</w:t>
      </w:r>
      <w:r>
        <w:rPr>
          <w:szCs w:val="24"/>
          <w:vertAlign w:val="superscript"/>
        </w:rPr>
        <w:t>3+</w:t>
      </w:r>
      <w:r>
        <w:rPr>
          <w:szCs w:val="24"/>
        </w:rPr>
        <w:t xml:space="preserve"> &gt; Cu</w:t>
      </w:r>
      <w:r>
        <w:rPr>
          <w:szCs w:val="24"/>
          <w:vertAlign w:val="superscript"/>
        </w:rPr>
        <w:t>2+</w:t>
      </w:r>
      <w:r>
        <w:rPr>
          <w:szCs w:val="24"/>
        </w:rPr>
        <w:t xml:space="preserve"> &gt; H</w:t>
      </w:r>
      <w:r>
        <w:rPr>
          <w:szCs w:val="24"/>
          <w:vertAlign w:val="superscript"/>
        </w:rPr>
        <w:t>+</w:t>
      </w:r>
      <w:r>
        <w:rPr>
          <w:szCs w:val="24"/>
        </w:rPr>
        <w:t xml:space="preserve"> &gt; Fe</w:t>
      </w:r>
      <w:r>
        <w:rPr>
          <w:szCs w:val="24"/>
          <w:vertAlign w:val="superscript"/>
        </w:rPr>
        <w:t>2+</w:t>
      </w:r>
      <w:r>
        <w:rPr>
          <w:szCs w:val="24"/>
        </w:rPr>
        <w:t xml:space="preserve"> &gt; H</w:t>
      </w:r>
      <w:r>
        <w:rPr>
          <w:szCs w:val="24"/>
          <w:vertAlign w:val="subscript"/>
        </w:rPr>
        <w:t>2</w:t>
      </w:r>
      <w:r>
        <w:rPr>
          <w:szCs w:val="24"/>
        </w:rPr>
        <w:t>O…</w:t>
      </w:r>
    </w:p>
    <w:p>
      <w:pPr>
        <w:pStyle w:val="Normal"/>
        <w:ind w:firstLine="360" w:left="360" w:right="0"/>
        <w:rPr/>
      </w:pPr>
      <w:r>
        <w:rPr>
          <w:szCs w:val="24"/>
          <w:lang w:val="vi-VN"/>
        </w:rPr>
        <w:t xml:space="preserve">Tại anot: Các anion điện phân theo thứ tự tính </w:t>
      </w:r>
      <w:r>
        <w:rPr>
          <w:i/>
          <w:szCs w:val="24"/>
          <w:lang w:val="vi-VN"/>
        </w:rPr>
        <w:t>khử</w:t>
      </w:r>
      <w:r>
        <w:rPr>
          <w:szCs w:val="24"/>
          <w:lang w:val="vi-VN"/>
        </w:rPr>
        <w:t xml:space="preserve"> giảm dần:</w:t>
      </w:r>
    </w:p>
    <w:p>
      <w:pPr>
        <w:pStyle w:val="Normal"/>
        <w:ind w:firstLine="360" w:left="1080" w:right="0"/>
        <w:rPr/>
      </w:pPr>
      <w:r>
        <w:rPr>
          <w:szCs w:val="24"/>
          <w:lang w:val="vi-VN"/>
        </w:rPr>
        <w:object w:dxaOrig="1680" w:dyaOrig="38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84pt;height:19pt" filled="f" o:ole="">
            <v:imagedata r:id="rId7" o:title=""/>
          </v:shape>
          <o:OLEObject Type="Embed" ProgID="" ShapeID="ole_rId6" DrawAspect="Content" ObjectID="_1302465459" r:id="rId6"/>
        </w:object>
      </w:r>
      <w:r>
        <w:rPr>
          <w:szCs w:val="24"/>
        </w:rPr>
        <w:t>…</w:t>
      </w:r>
    </w:p>
    <w:p>
      <w:pPr>
        <w:pStyle w:val="ListParagraph"/>
        <w:ind w:firstLine="360" w:left="360" w:right="0"/>
        <w:jc w:val="both"/>
        <w:rPr/>
      </w:pPr>
      <w:r>
        <w:rPr>
          <w:rFonts w:cs="Times New Roman" w:ascii="Times New Roman" w:hAnsi="Times New Roman"/>
          <w:i/>
          <w:sz w:val="24"/>
          <w:szCs w:val="24"/>
        </w:rPr>
        <w:t xml:space="preserve">c. </w:t>
      </w:r>
      <w:r>
        <w:rPr>
          <w:rFonts w:cs="Times New Roman" w:ascii="Times New Roman" w:hAnsi="Times New Roman"/>
          <w:i/>
          <w:sz w:val="24"/>
          <w:szCs w:val="24"/>
          <w:lang w:val="vi-VN"/>
        </w:rPr>
        <w:t>Phản ứng axit bazơ</w:t>
      </w:r>
    </w:p>
    <w:p>
      <w:pPr>
        <w:pStyle w:val="ListParagraph"/>
        <w:jc w:val="both"/>
        <w:rPr/>
      </w:pPr>
      <w:r>
        <w:rPr>
          <w:rFonts w:cs="Times New Roman" w:ascii="Times New Roman" w:hAnsi="Times New Roman"/>
          <w:sz w:val="24"/>
          <w:szCs w:val="24"/>
          <w:lang w:val="vi-VN"/>
        </w:rPr>
        <w:t xml:space="preserve">+ Cho từ từ dung dịch axit </w:t>
      </w:r>
      <w:r>
        <w:rPr>
          <w:rFonts w:cs="Times New Roman" w:ascii="Times New Roman" w:hAnsi="Times New Roman"/>
          <w:sz w:val="24"/>
          <w:szCs w:val="24"/>
        </w:rPr>
        <w:object w:dxaOrig="540" w:dyaOrig="44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7pt;height:22pt" filled="f" o:ole="">
            <v:imagedata r:id="rId9" o:title=""/>
          </v:shape>
          <o:OLEObject Type="Embed" ProgID="" ShapeID="ole_rId8" DrawAspect="Content" ObjectID="_703502683" r:id="rId8"/>
        </w:object>
      </w:r>
      <w:r>
        <w:rPr>
          <w:rFonts w:cs="Times New Roman" w:ascii="Times New Roman" w:hAnsi="Times New Roman"/>
          <w:sz w:val="24"/>
          <w:szCs w:val="24"/>
          <w:lang w:val="vi-VN"/>
        </w:rPr>
        <w:t xml:space="preserve">vào dung dịch chứa </w:t>
      </w:r>
      <w:r>
        <w:rPr>
          <w:rFonts w:cs="Times New Roman" w:ascii="Times New Roman" w:hAnsi="Times New Roman"/>
          <w:sz w:val="24"/>
          <w:szCs w:val="24"/>
        </w:rPr>
        <w:object w:dxaOrig="480" w:dyaOrig="30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4pt;height:15pt" filled="f" o:ole="">
            <v:imagedata r:id="rId11" o:title=""/>
          </v:shape>
          <o:OLEObject Type="Embed" ProgID="" ShapeID="ole_rId10" DrawAspect="Content" ObjectID="_355898258" r:id="rId10"/>
        </w:object>
      </w:r>
      <w:r>
        <w:rPr>
          <w:rFonts w:cs="Times New Roman" w:ascii="Times New Roman" w:hAnsi="Times New Roman"/>
          <w:sz w:val="24"/>
          <w:szCs w:val="24"/>
          <w:lang w:val="vi-VN"/>
        </w:rPr>
        <w:t xml:space="preserve"> và </w:t>
      </w:r>
      <w:bookmarkStart w:id="0" w:name="MTBlankEqn"/>
      <w:r>
        <w:rPr/>
        <w:object w:dxaOrig="560" w:dyaOrig="38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28pt;height:19pt" filled="f" o:ole="">
            <v:imagedata r:id="rId13" o:title=""/>
          </v:shape>
          <o:OLEObject Type="Embed" ProgID="" ShapeID="ole_rId12" DrawAspect="Content" ObjectID="_652321238" r:id="rId12"/>
        </w:object>
      </w:r>
      <w:bookmarkEnd w:id="0"/>
      <w:r>
        <w:rPr>
          <w:rFonts w:cs="Times New Roman" w:ascii="Times New Roman" w:hAnsi="Times New Roman"/>
          <w:sz w:val="24"/>
          <w:szCs w:val="24"/>
          <w:lang w:val="vi-VN"/>
        </w:rPr>
        <w:t>:</w:t>
      </w:r>
    </w:p>
    <w:p>
      <w:pPr>
        <w:pStyle w:val="ListParagraph"/>
        <w:jc w:val="both"/>
        <w:rPr>
          <w:rFonts w:ascii="Times New Roman" w:hAnsi="Times New Roman" w:cs="Times New Roman"/>
          <w:sz w:val="20"/>
          <w:szCs w:val="20"/>
          <w:lang w:val="vi-VN"/>
        </w:rPr>
      </w:pPr>
      <w:r>
        <w:rPr>
          <w:rFonts w:cs="Times New Roman" w:ascii="Times New Roman" w:hAnsi="Times New Roman"/>
          <w:sz w:val="20"/>
          <w:szCs w:val="20"/>
          <w:lang w:val="vi-VN"/>
        </w:rPr>
        <w:tab/>
      </w:r>
      <w:r>
        <w:rPr/>
        <w:object w:dxaOrig="5360" w:dyaOrig="80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268pt;height:40pt" filled="f" o:ole="">
            <v:imagedata r:id="rId15" o:title=""/>
          </v:shape>
          <o:OLEObject Type="Embed" ProgID="" ShapeID="ole_rId14" DrawAspect="Content" ObjectID="_1097701788" r:id="rId14"/>
        </w:object>
      </w:r>
    </w:p>
    <w:p>
      <w:pPr>
        <w:pStyle w:val="Normal"/>
        <w:ind w:firstLine="360" w:left="360" w:right="0"/>
        <w:rPr/>
      </w:pPr>
      <w:r>
        <w:rPr>
          <w:szCs w:val="24"/>
          <w:lang w:val="vi-VN"/>
        </w:rPr>
        <w:t xml:space="preserve">+ Cho từ từ dung dịch axit </w:t>
      </w:r>
      <w:r>
        <w:rPr>
          <w:szCs w:val="24"/>
        </w:rPr>
        <w:object w:dxaOrig="540" w:dyaOrig="44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27pt;height:22pt" filled="f" o:ole="">
            <v:imagedata r:id="rId17" o:title=""/>
          </v:shape>
          <o:OLEObject Type="Embed" ProgID="" ShapeID="ole_rId16" DrawAspect="Content" ObjectID="_1690306697" r:id="rId16"/>
        </w:object>
      </w:r>
      <w:r>
        <w:rPr>
          <w:szCs w:val="24"/>
          <w:lang w:val="vi-VN"/>
        </w:rPr>
        <w:t xml:space="preserve">vào dung dịch chứa </w:t>
      </w:r>
      <w:r>
        <w:rPr/>
        <w:object w:dxaOrig="480" w:dyaOrig="30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24pt;height:15pt" filled="f" o:ole="">
            <v:imagedata r:id="rId19" o:title=""/>
          </v:shape>
          <o:OLEObject Type="Embed" ProgID="" ShapeID="ole_rId18" DrawAspect="Content" ObjectID="_1913651569" r:id="rId18"/>
        </w:object>
      </w:r>
      <w:r>
        <w:rPr>
          <w:szCs w:val="24"/>
          <w:lang w:val="vi-VN"/>
        </w:rPr>
        <w:t xml:space="preserve"> và AlO</w:t>
      </w:r>
      <w:r>
        <w:rPr>
          <w:szCs w:val="24"/>
          <w:vertAlign w:val="subscript"/>
          <w:lang w:val="vi-VN"/>
        </w:rPr>
        <w:t>2</w:t>
      </w:r>
      <w:r>
        <w:rPr>
          <w:szCs w:val="24"/>
          <w:vertAlign w:val="superscript"/>
          <w:lang w:val="vi-VN"/>
        </w:rPr>
        <w:t xml:space="preserve">- </w:t>
      </w:r>
      <w:r>
        <w:rPr>
          <w:szCs w:val="24"/>
          <w:lang w:val="vi-VN"/>
        </w:rPr>
        <w:t>:</w:t>
      </w:r>
    </w:p>
    <w:p>
      <w:pPr>
        <w:pStyle w:val="Normal"/>
        <w:ind w:firstLine="360" w:left="1080" w:right="0"/>
        <w:rPr>
          <w:szCs w:val="24"/>
          <w:lang w:val="vi-VN"/>
        </w:rPr>
      </w:pPr>
      <w:r>
        <w:rPr/>
        <w:object w:dxaOrig="1780" w:dyaOrig="38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89pt;height:19pt" filled="f" o:ole="">
            <v:imagedata r:id="rId21" o:title=""/>
          </v:shape>
          <o:OLEObject Type="Embed" ProgID="" ShapeID="ole_rId20" DrawAspect="Content" ObjectID="_78518697" r:id="rId20"/>
        </w:object>
      </w:r>
      <w:r>
        <w:rPr>
          <w:szCs w:val="24"/>
          <w:lang w:val="vi-VN"/>
        </w:rPr>
        <w:tab/>
        <w:t xml:space="preserve">       </w:t>
      </w:r>
      <w:r>
        <w:rPr/>
        <w:object w:dxaOrig="3120" w:dyaOrig="38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56pt;height:19pt" filled="f" o:ole="">
            <v:imagedata r:id="rId23" o:title=""/>
          </v:shape>
          <o:OLEObject Type="Embed" ProgID="" ShapeID="ole_rId22" DrawAspect="Content" ObjectID="_1498045928" r:id="rId22"/>
        </w:object>
      </w:r>
    </w:p>
    <w:p>
      <w:pPr>
        <w:pStyle w:val="Normal"/>
        <w:rPr>
          <w:b/>
          <w:color w:val="0000FF"/>
        </w:rPr>
      </w:pPr>
      <w:r>
        <w:rPr>
          <w:b/>
          <w:color w:val="0000FF"/>
        </w:rPr>
        <w:t>2. Lỗi số 2</w:t>
      </w:r>
    </w:p>
    <w:p>
      <w:pPr>
        <w:pStyle w:val="Normal"/>
        <w:rPr>
          <w:b/>
        </w:rPr>
      </w:pPr>
      <w:r>
        <w:rPr>
          <w:b/>
        </w:rPr>
        <w:t xml:space="preserve">Lỗi số 2 thường mắc phải trong những trường hợp sau: </w:t>
      </w:r>
    </w:p>
    <w:p>
      <w:pPr>
        <w:pStyle w:val="Normal"/>
        <w:ind w:left="720" w:right="0"/>
        <w:rPr/>
      </w:pPr>
      <w:r>
        <w:rPr>
          <w:i/>
        </w:rPr>
        <w:t>a. Chỉ số 2:</w:t>
      </w:r>
      <w:r>
        <w:rPr>
          <w:b/>
        </w:rPr>
        <w:t xml:space="preserve"> </w:t>
      </w:r>
      <w:r>
        <w:rPr/>
        <w:t xml:space="preserve"> Quên không nhân 2 khi tính số mol cho các nguyên tử, nhóm nguyên tử có chỉ số 2, ví dụ H</w:t>
      </w:r>
      <w:r>
        <w:rPr>
          <w:vertAlign w:val="subscript"/>
        </w:rPr>
        <w:t>2</w:t>
      </w:r>
      <w:r>
        <w:rPr/>
        <w:t>SO</w:t>
      </w:r>
      <w:r>
        <w:rPr>
          <w:vertAlign w:val="subscript"/>
        </w:rPr>
        <w:t>4</w:t>
      </w:r>
      <w:r>
        <w:rPr/>
        <w:t>, Ba(OH)</w:t>
      </w:r>
      <w:r>
        <w:rPr>
          <w:vertAlign w:val="subscript"/>
        </w:rPr>
        <w:t>2</w:t>
      </w:r>
      <w:r>
        <w:rPr/>
        <w:t>.</w:t>
      </w:r>
    </w:p>
    <w:p>
      <w:pPr>
        <w:pStyle w:val="Normal"/>
        <w:ind w:left="720" w:right="0"/>
        <w:rPr/>
      </w:pPr>
      <w:r>
        <w:rPr>
          <w:i/>
        </w:rPr>
        <w:t>b. Chia 2 phần bằng nhau:</w:t>
      </w:r>
      <w:r>
        <w:rPr/>
        <w:t xml:space="preserve"> Không chia đôi số mol hoặc ngược lại, lấy số mol tính được trong mỗi phần để gán cho số mol hỗn hợp ban đầu.</w:t>
      </w:r>
    </w:p>
    <w:p>
      <w:pPr>
        <w:pStyle w:val="Normal"/>
        <w:rPr/>
      </w:pPr>
      <w:r>
        <w:rPr>
          <w:b/>
          <w:color w:val="0000FF"/>
        </w:rPr>
        <w:t xml:space="preserve">3. </w:t>
      </w:r>
      <w:r>
        <w:rPr>
          <w:b/>
          <w:color w:val="0000FF"/>
          <w:lang w:val="fr-FR"/>
        </w:rPr>
        <w:t>Hiệu suất</w:t>
      </w:r>
    </w:p>
    <w:p>
      <w:pPr>
        <w:pStyle w:val="Normal"/>
        <w:rPr>
          <w:rFonts w:eastAsia="SimSun;宋体"/>
          <w:b/>
          <w:bCs/>
          <w:szCs w:val="24"/>
          <w:lang w:val="fr-FR"/>
        </w:rPr>
      </w:pPr>
      <w:r>
        <w:rPr>
          <w:rFonts w:eastAsia="SimSun;宋体"/>
          <w:b/>
          <w:bCs/>
          <w:szCs w:val="24"/>
          <w:lang w:val="fr-FR"/>
        </w:rPr>
        <w:t>Lỗi hiệu suất (H%) thường mắc phải trong 3 trường hợp sau :</w:t>
      </w:r>
    </w:p>
    <w:p>
      <w:pPr>
        <w:pStyle w:val="Normal"/>
        <w:rPr/>
      </w:pPr>
      <w:r>
        <w:rPr>
          <w:rFonts w:eastAsia="SimSun;宋体"/>
          <w:b/>
          <w:bCs/>
          <w:szCs w:val="24"/>
          <w:lang w:val="fr-FR"/>
        </w:rPr>
        <w:t>(i)</w:t>
      </w:r>
      <w:r>
        <w:rPr>
          <w:rFonts w:eastAsia="SimSun;宋体"/>
          <w:szCs w:val="24"/>
          <w:lang w:val="fr-FR"/>
        </w:rPr>
        <w:t xml:space="preserve">  Cho hiệu suất nhưng quên không sử dụng, bỏ qua hiệu suất.</w:t>
      </w:r>
    </w:p>
    <w:p>
      <w:pPr>
        <w:pStyle w:val="Normal"/>
        <w:rPr>
          <w:rFonts w:eastAsia="SimSun;宋体"/>
          <w:szCs w:val="24"/>
          <w:lang w:val="fr-FR"/>
        </w:rPr>
      </w:pPr>
      <w:r>
        <w:rPr>
          <w:rFonts w:eastAsia="SimSun;宋体"/>
          <w:b/>
          <w:bCs/>
          <w:szCs w:val="24"/>
          <w:lang w:val="fr-FR"/>
        </w:rPr>
        <w:t>(ii)</w:t>
      </w:r>
      <w:r>
        <w:rPr>
          <w:rFonts w:eastAsia="SimSun;宋体"/>
          <w:szCs w:val="24"/>
          <w:lang w:val="fr-FR"/>
        </w:rPr>
        <w:t xml:space="preserve">  Tính lượng chất thực tế không biết cần nhân với </w:t>
      </w:r>
      <w:r>
        <w:rPr>
          <w:rFonts w:eastAsia="SimSun;宋体"/>
          <w:szCs w:val="24"/>
        </w:rPr>
        <w:drawing>
          <wp:inline distT="0" distB="0" distL="0" distR="0">
            <wp:extent cx="279400" cy="393700"/>
            <wp:effectExtent l="0" t="0" r="0" b="0"/>
            <wp:docPr id="1" name="Object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 11" descr=""/>
                    <pic:cNvPicPr>
                      <a:picLocks noChangeAspect="1" noChangeArrowheads="1"/>
                    </pic:cNvPicPr>
                  </pic:nvPicPr>
                  <pic:blipFill>
                    <a:blip r:embed="rId24"/>
                    <a:srcRect l="-129" t="-91" r="-129" b="-91"/>
                    <a:stretch>
                      <a:fillRect/>
                    </a:stretch>
                  </pic:blipFill>
                  <pic:spPr bwMode="auto">
                    <a:xfrm>
                      <a:off x="0" y="0"/>
                      <a:ext cx="279400" cy="393700"/>
                    </a:xfrm>
                    <a:prstGeom prst="rect">
                      <a:avLst/>
                    </a:prstGeom>
                    <a:noFill/>
                  </pic:spPr>
                </pic:pic>
              </a:graphicData>
            </a:graphic>
          </wp:inline>
        </w:drawing>
      </w:r>
      <w:r>
        <w:rPr>
          <w:rFonts w:eastAsia="SimSun;宋体"/>
          <w:szCs w:val="24"/>
          <w:lang w:val="fr-FR"/>
        </w:rPr>
        <w:t xml:space="preserve"> hay </w:t>
      </w:r>
      <w:r>
        <w:rPr>
          <w:rFonts w:eastAsia="SimSun;宋体"/>
          <w:szCs w:val="24"/>
        </w:rPr>
        <w:drawing>
          <wp:inline distT="0" distB="0" distL="0" distR="0">
            <wp:extent cx="279400" cy="393700"/>
            <wp:effectExtent l="0" t="0" r="0" b="0"/>
            <wp:docPr id="2" name="Object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 12" descr=""/>
                    <pic:cNvPicPr>
                      <a:picLocks noChangeAspect="1" noChangeArrowheads="1"/>
                    </pic:cNvPicPr>
                  </pic:nvPicPr>
                  <pic:blipFill>
                    <a:blip r:embed="rId25"/>
                    <a:srcRect l="-129" t="-91" r="-129" b="-91"/>
                    <a:stretch>
                      <a:fillRect/>
                    </a:stretch>
                  </pic:blipFill>
                  <pic:spPr bwMode="auto">
                    <a:xfrm>
                      <a:off x="0" y="0"/>
                      <a:ext cx="279400" cy="393700"/>
                    </a:xfrm>
                    <a:prstGeom prst="rect">
                      <a:avLst/>
                    </a:prstGeom>
                    <a:noFill/>
                  </pic:spPr>
                </pic:pic>
              </a:graphicData>
            </a:graphic>
          </wp:inline>
        </w:drawing>
      </w:r>
    </w:p>
    <w:p>
      <w:pPr>
        <w:pStyle w:val="Normal"/>
        <w:rPr/>
      </w:pPr>
      <w:r>
        <w:rPr>
          <w:rFonts w:eastAsia="SimSun;宋体"/>
          <w:szCs w:val="24"/>
          <w:lang w:val="fr-FR"/>
        </w:rPr>
        <w:t xml:space="preserve">Cách làm đúng. Với chất phản ứng (trước mũi tên) thì nhân </w:t>
      </w:r>
      <w:r>
        <w:rPr>
          <w:rFonts w:eastAsia="SimSun;宋体"/>
          <w:szCs w:val="24"/>
        </w:rPr>
        <w:drawing>
          <wp:inline distT="0" distB="0" distL="0" distR="0">
            <wp:extent cx="279400" cy="393700"/>
            <wp:effectExtent l="0" t="0" r="0" b="0"/>
            <wp:docPr id="3" name="Object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 13" descr=""/>
                    <pic:cNvPicPr>
                      <a:picLocks noChangeAspect="1" noChangeArrowheads="1"/>
                    </pic:cNvPicPr>
                  </pic:nvPicPr>
                  <pic:blipFill>
                    <a:blip r:embed="rId26"/>
                    <a:srcRect l="-129" t="-91" r="-129" b="-91"/>
                    <a:stretch>
                      <a:fillRect/>
                    </a:stretch>
                  </pic:blipFill>
                  <pic:spPr bwMode="auto">
                    <a:xfrm>
                      <a:off x="0" y="0"/>
                      <a:ext cx="279400" cy="393700"/>
                    </a:xfrm>
                    <a:prstGeom prst="rect">
                      <a:avLst/>
                    </a:prstGeom>
                    <a:noFill/>
                  </pic:spPr>
                </pic:pic>
              </a:graphicData>
            </a:graphic>
          </wp:inline>
        </w:drawing>
      </w:r>
      <w:r>
        <w:rPr>
          <w:rFonts w:eastAsia="SimSun;宋体"/>
          <w:szCs w:val="24"/>
          <w:lang w:val="fr-FR"/>
        </w:rPr>
        <w:t xml:space="preserve">, với chất sản phẩm (sau mũi tên) thì nhân </w:t>
      </w:r>
      <w:r>
        <w:rPr>
          <w:rFonts w:eastAsia="SimSun;宋体"/>
          <w:szCs w:val="24"/>
        </w:rPr>
        <w:drawing>
          <wp:inline distT="0" distB="0" distL="0" distR="0">
            <wp:extent cx="279400" cy="393700"/>
            <wp:effectExtent l="0" t="0" r="0" b="0"/>
            <wp:docPr id="4" name="Object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 14" descr=""/>
                    <pic:cNvPicPr>
                      <a:picLocks noChangeAspect="1" noChangeArrowheads="1"/>
                    </pic:cNvPicPr>
                  </pic:nvPicPr>
                  <pic:blipFill>
                    <a:blip r:embed="rId27"/>
                    <a:srcRect l="-129" t="-91" r="-129" b="-91"/>
                    <a:stretch>
                      <a:fillRect/>
                    </a:stretch>
                  </pic:blipFill>
                  <pic:spPr bwMode="auto">
                    <a:xfrm>
                      <a:off x="0" y="0"/>
                      <a:ext cx="279400" cy="393700"/>
                    </a:xfrm>
                    <a:prstGeom prst="rect">
                      <a:avLst/>
                    </a:prstGeom>
                    <a:noFill/>
                  </pic:spPr>
                </pic:pic>
              </a:graphicData>
            </a:graphic>
          </wp:inline>
        </w:drawing>
      </w:r>
      <w:r>
        <w:rPr>
          <w:rFonts w:eastAsia="SimSun;宋体"/>
          <w:szCs w:val="24"/>
          <w:lang w:val="fr-FR"/>
        </w:rPr>
        <w:t>.</w:t>
      </w:r>
    </w:p>
    <w:p>
      <w:pPr>
        <w:pStyle w:val="Normal"/>
        <w:rPr/>
      </w:pPr>
      <w:r>
        <w:rPr>
          <w:rFonts w:eastAsia="SimSun;宋体"/>
          <w:b/>
          <w:bCs/>
          <w:szCs w:val="24"/>
          <w:lang w:val="fr-FR"/>
        </w:rPr>
        <w:t>(iii)</w:t>
      </w:r>
      <w:r>
        <w:rPr>
          <w:rFonts w:eastAsia="SimSun;宋体"/>
          <w:szCs w:val="24"/>
          <w:lang w:val="fr-FR"/>
        </w:rPr>
        <w:t xml:space="preserve">  Tìm hiệu suất. Không biết tính hiệu suất bằng cách lấy số mol phản ứng chia cho số mol ban đầu của chất nào.</w:t>
      </w:r>
    </w:p>
    <w:p>
      <w:pPr>
        <w:pStyle w:val="Normal"/>
        <w:rPr>
          <w:lang w:val="fr-FR"/>
        </w:rPr>
      </w:pPr>
      <w:r>
        <w:rPr>
          <w:rFonts w:eastAsia="SimSun;宋体"/>
          <w:szCs w:val="24"/>
          <w:lang w:val="fr-FR"/>
        </w:rPr>
        <w:t>Cách làm đúng. Tìm hiệu suất của từng chất ban đầu và chọn giá trị lớn nhất.</w:t>
      </w:r>
    </w:p>
    <w:p>
      <w:pPr>
        <w:pStyle w:val="Normal"/>
        <w:rPr>
          <w:b/>
          <w:bCs/>
          <w:lang w:val="fr-FR"/>
        </w:rPr>
      </w:pPr>
      <w:r>
        <w:rPr>
          <w:b/>
          <w:color w:val="0000FF"/>
          <w:lang w:val="fr-FR"/>
        </w:rPr>
        <w:t>4. Lượng dư</w:t>
      </w:r>
      <w:r>
        <w:rPr>
          <w:b/>
          <w:bCs/>
          <w:lang w:val="fr-FR"/>
        </w:rPr>
        <w:t xml:space="preserve"> </w:t>
      </w:r>
    </w:p>
    <w:p>
      <w:pPr>
        <w:pStyle w:val="Normal"/>
        <w:rPr>
          <w:b/>
          <w:bCs/>
          <w:lang w:val="fr-FR"/>
        </w:rPr>
      </w:pPr>
      <w:r>
        <w:rPr>
          <w:b/>
          <w:bCs/>
          <w:lang w:val="fr-FR"/>
        </w:rPr>
        <w:t>Lỗi lượng dư thường mắc phải trong 2 trường hợp sau :</w:t>
      </w:r>
    </w:p>
    <w:p>
      <w:pPr>
        <w:pStyle w:val="Normal"/>
        <w:rPr/>
      </w:pPr>
      <w:r>
        <w:rPr>
          <w:b/>
          <w:bCs/>
          <w:lang w:val="fr-FR"/>
        </w:rPr>
        <w:t xml:space="preserve">(1)  </w:t>
      </w:r>
      <w:r>
        <w:rPr>
          <w:lang w:val="fr-FR"/>
        </w:rPr>
        <w:t>Bài tóa cho số mol nhiều chất phản ứng nhưng không biết chất nào hết chất nào còn dư.</w:t>
      </w:r>
    </w:p>
    <w:p>
      <w:pPr>
        <w:pStyle w:val="Normal"/>
        <w:rPr>
          <w:lang w:val="fr-FR"/>
        </w:rPr>
      </w:pPr>
      <w:r>
        <w:rPr>
          <w:lang w:val="fr-FR"/>
        </w:rPr>
        <w:t>Cách làm đúng. Lấy số mol từng chất chia cho hệ số của chúng trong phương trình hóa học, giá trị nào nhỏ nhất thì ứng với chất đó hết.</w:t>
      </w:r>
    </w:p>
    <w:p>
      <w:pPr>
        <w:pStyle w:val="Normal"/>
        <w:rPr>
          <w:lang w:val="fr-FR"/>
        </w:rPr>
      </w:pPr>
      <w:r>
        <w:rPr>
          <w:b/>
          <w:bCs/>
          <w:lang w:val="fr-FR"/>
        </w:rPr>
        <w:t>(2)</w:t>
      </w:r>
      <w:r>
        <w:rPr>
          <w:lang w:val="fr-FR"/>
        </w:rPr>
        <w:t xml:space="preserve">  Quên lượng chất ban đầu còn dư trong dung dịch sau phản ứng : sai lầm trong các tính toán tiếp theo.</w:t>
      </w:r>
    </w:p>
    <w:p>
      <w:pPr>
        <w:pStyle w:val="Normal"/>
        <w:rPr>
          <w:b/>
          <w:color w:val="0000FF"/>
        </w:rPr>
      </w:pPr>
      <w:r>
        <w:rPr>
          <w:b/>
          <w:color w:val="0000FF"/>
          <w:lang w:val="fr-FR"/>
        </w:rPr>
        <w:t xml:space="preserve">5. </w:t>
      </w:r>
      <w:r>
        <w:rPr>
          <w:b/>
          <w:color w:val="0000FF"/>
        </w:rPr>
        <w:t>Điện phân</w:t>
      </w:r>
    </w:p>
    <w:p>
      <w:pPr>
        <w:pStyle w:val="Normal"/>
        <w:jc w:val="left"/>
        <w:rPr/>
      </w:pPr>
      <w:r>
        <w:rPr>
          <w:rFonts w:eastAsia="Wingdings" w:cs="Wingdings" w:ascii="Wingdings" w:hAnsi="Wingdings"/>
          <w:b/>
          <w:bCs/>
          <w:szCs w:val="24"/>
        </w:rPr>
        <w:sym w:font="Wingdings" w:char="ab"/>
      </w:r>
      <w:r>
        <w:rPr>
          <w:rFonts w:eastAsia="SimSun;宋体"/>
          <w:b/>
          <w:bCs/>
          <w:szCs w:val="24"/>
        </w:rPr>
        <w:t xml:space="preserve"> Quá trình xảy ra tại các điện cực:</w:t>
      </w:r>
    </w:p>
    <w:p>
      <w:pPr>
        <w:pStyle w:val="Normal"/>
        <w:jc w:val="left"/>
        <w:rPr/>
      </w:pPr>
      <w:r>
        <w:rPr>
          <w:rFonts w:eastAsia="Times New Roman"/>
          <w:szCs w:val="24"/>
        </w:rPr>
        <w:t xml:space="preserve"> </w:t>
      </w:r>
      <w:r>
        <w:rPr>
          <w:rFonts w:eastAsia="SimSun;宋体"/>
          <w:b/>
          <w:bCs/>
          <w:szCs w:val="24"/>
        </w:rPr>
        <w:t>–</w:t>
      </w:r>
      <w:r>
        <w:rPr>
          <w:rFonts w:eastAsia="Times New Roman"/>
          <w:szCs w:val="24"/>
        </w:rPr>
        <w:t xml:space="preserve"> </w:t>
      </w:r>
      <w:r>
        <w:rPr>
          <w:rFonts w:eastAsia="SimSun;宋体"/>
          <w:szCs w:val="24"/>
        </w:rPr>
        <w:t>Tại anot [cực +] chứa các anion X</w:t>
      </w:r>
      <w:r>
        <w:rPr>
          <w:rFonts w:eastAsia="SimSun;宋体"/>
          <w:szCs w:val="24"/>
          <w:vertAlign w:val="superscript"/>
        </w:rPr>
        <w:t xml:space="preserve">n– </w:t>
      </w:r>
      <w:r>
        <w:rPr>
          <w:rFonts w:eastAsia="SimSun;宋体"/>
          <w:szCs w:val="24"/>
        </w:rPr>
        <w:t>và H</w:t>
      </w:r>
      <w:r>
        <w:rPr>
          <w:rFonts w:eastAsia="SimSun;宋体"/>
          <w:szCs w:val="24"/>
          <w:vertAlign w:val="subscript"/>
        </w:rPr>
        <w:t>2</w:t>
      </w:r>
      <w:r>
        <w:rPr>
          <w:rFonts w:eastAsia="SimSun;宋体"/>
          <w:szCs w:val="24"/>
        </w:rPr>
        <w:t>O xảy ra quá trình oxi hóa :</w:t>
      </w:r>
    </w:p>
    <w:p>
      <w:pPr>
        <w:pStyle w:val="Normal"/>
        <w:jc w:val="center"/>
        <w:rPr>
          <w:rFonts w:eastAsia="SimSun;宋体"/>
          <w:szCs w:val="24"/>
        </w:rPr>
      </w:pPr>
      <w:r>
        <w:rPr>
          <w:rFonts w:eastAsia="SimSun;宋体"/>
          <w:szCs w:val="24"/>
        </w:rPr>
        <w:drawing>
          <wp:inline distT="0" distB="0" distL="0" distR="0">
            <wp:extent cx="1994535" cy="646430"/>
            <wp:effectExtent l="0" t="0" r="0" b="0"/>
            <wp:docPr id="5" name="Object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 15" descr=""/>
                    <pic:cNvPicPr>
                      <a:picLocks noChangeAspect="1" noChangeArrowheads="1"/>
                    </pic:cNvPicPr>
                  </pic:nvPicPr>
                  <pic:blipFill>
                    <a:blip r:embed="rId28"/>
                    <a:srcRect l="-18" t="-57" r="-18" b="-57"/>
                    <a:stretch>
                      <a:fillRect/>
                    </a:stretch>
                  </pic:blipFill>
                  <pic:spPr bwMode="auto">
                    <a:xfrm>
                      <a:off x="0" y="0"/>
                      <a:ext cx="1994535" cy="646430"/>
                    </a:xfrm>
                    <a:prstGeom prst="rect">
                      <a:avLst/>
                    </a:prstGeom>
                    <a:noFill/>
                  </pic:spPr>
                </pic:pic>
              </a:graphicData>
            </a:graphic>
          </wp:inline>
        </w:drawing>
      </w:r>
    </w:p>
    <w:p>
      <w:pPr>
        <w:pStyle w:val="Normal"/>
        <w:rPr/>
      </w:pPr>
      <w:r>
        <w:rPr>
          <w:rFonts w:eastAsia="SimSun;宋体"/>
          <w:i/>
          <w:iCs/>
          <w:szCs w:val="24"/>
        </w:rPr>
        <w:t>Chú ý:</w:t>
      </w:r>
      <w:r>
        <w:rPr>
          <w:rFonts w:eastAsia="SimSun;宋体"/>
          <w:szCs w:val="24"/>
        </w:rPr>
        <w:t xml:space="preserve"> các ion như : </w:t>
      </w:r>
      <w:r>
        <w:rPr>
          <w:rFonts w:eastAsia="TimesNewRomanPSMT;Times New Roman"/>
          <w:color w:val="000000"/>
          <w:szCs w:val="24"/>
        </w:rPr>
        <w:drawing>
          <wp:inline distT="0" distB="0" distL="0" distR="0">
            <wp:extent cx="330200" cy="241300"/>
            <wp:effectExtent l="0" t="0" r="0" b="0"/>
            <wp:docPr id="6" name="Object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 16" descr=""/>
                    <pic:cNvPicPr>
                      <a:picLocks noChangeAspect="1" noChangeArrowheads="1"/>
                    </pic:cNvPicPr>
                  </pic:nvPicPr>
                  <pic:blipFill>
                    <a:blip r:embed="rId29"/>
                    <a:srcRect l="-108" t="-147" r="-108" b="-147"/>
                    <a:stretch>
                      <a:fillRect/>
                    </a:stretch>
                  </pic:blipFill>
                  <pic:spPr bwMode="auto">
                    <a:xfrm>
                      <a:off x="0" y="0"/>
                      <a:ext cx="330200" cy="241300"/>
                    </a:xfrm>
                    <a:prstGeom prst="rect">
                      <a:avLst/>
                    </a:prstGeom>
                    <a:noFill/>
                  </pic:spPr>
                </pic:pic>
              </a:graphicData>
            </a:graphic>
          </wp:inline>
        </w:drawing>
      </w:r>
      <w:r>
        <w:rPr>
          <w:rFonts w:eastAsia="TimesNewRomanPSMT;Times New Roman"/>
          <w:color w:val="000000"/>
          <w:szCs w:val="24"/>
        </w:rPr>
        <w:t xml:space="preserve">, </w:t>
      </w:r>
      <w:r>
        <w:rPr>
          <w:rFonts w:eastAsia="MS Mincho;ＭＳ 明朝"/>
          <w:szCs w:val="24"/>
        </w:rPr>
        <w:drawing>
          <wp:inline distT="0" distB="0" distL="0" distR="0">
            <wp:extent cx="342900" cy="241300"/>
            <wp:effectExtent l="0" t="0" r="0" b="0"/>
            <wp:docPr id="7" name="Object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 17" descr=""/>
                    <pic:cNvPicPr>
                      <a:picLocks noChangeAspect="1" noChangeArrowheads="1"/>
                    </pic:cNvPicPr>
                  </pic:nvPicPr>
                  <pic:blipFill>
                    <a:blip r:embed="rId30"/>
                    <a:srcRect l="-96" t="-136" r="-96" b="-136"/>
                    <a:stretch>
                      <a:fillRect/>
                    </a:stretch>
                  </pic:blipFill>
                  <pic:spPr bwMode="auto">
                    <a:xfrm>
                      <a:off x="0" y="0"/>
                      <a:ext cx="342900" cy="241300"/>
                    </a:xfrm>
                    <a:prstGeom prst="rect">
                      <a:avLst/>
                    </a:prstGeom>
                    <a:noFill/>
                  </pic:spPr>
                </pic:pic>
              </a:graphicData>
            </a:graphic>
          </wp:inline>
        </w:drawing>
      </w:r>
      <w:r>
        <w:rPr>
          <w:rFonts w:eastAsia="MS Mincho;ＭＳ 明朝"/>
          <w:szCs w:val="24"/>
        </w:rPr>
        <w:t xml:space="preserve">,… không bị điện phân (trừ </w:t>
      </w:r>
      <w:r>
        <w:rPr>
          <w:rFonts w:eastAsia="SimSun;宋体"/>
          <w:szCs w:val="24"/>
        </w:rPr>
        <w:t>OH</w:t>
      </w:r>
      <w:r>
        <w:rPr>
          <w:rFonts w:eastAsia="SimSun;宋体"/>
          <w:szCs w:val="24"/>
          <w:vertAlign w:val="superscript"/>
        </w:rPr>
        <w:t>–</w:t>
      </w:r>
      <w:r>
        <w:rPr>
          <w:rFonts w:eastAsia="MS Mincho;ＭＳ 明朝"/>
          <w:szCs w:val="24"/>
        </w:rPr>
        <w:t>)</w:t>
      </w:r>
    </w:p>
    <w:p>
      <w:pPr>
        <w:pStyle w:val="Normal"/>
        <w:jc w:val="left"/>
        <w:rPr>
          <w:rFonts w:eastAsia="SimSun;宋体"/>
          <w:szCs w:val="24"/>
        </w:rPr>
      </w:pPr>
      <w:r>
        <w:rPr>
          <w:rFonts w:eastAsia="Times New Roman"/>
          <w:szCs w:val="24"/>
        </w:rPr>
        <w:t xml:space="preserve"> </w:t>
      </w:r>
      <w:r>
        <w:rPr>
          <w:rFonts w:eastAsia="SimSun;宋体"/>
          <w:b/>
          <w:bCs/>
          <w:szCs w:val="24"/>
        </w:rPr>
        <w:t>–</w:t>
      </w:r>
      <w:r>
        <w:rPr>
          <w:rFonts w:eastAsia="Times New Roman"/>
          <w:szCs w:val="24"/>
        </w:rPr>
        <w:t xml:space="preserve"> </w:t>
      </w:r>
      <w:r>
        <w:rPr>
          <w:rFonts w:eastAsia="SimSun;宋体"/>
          <w:szCs w:val="24"/>
        </w:rPr>
        <w:t>Tại catot [cực -] chứa các anion M</w:t>
      </w:r>
      <w:r>
        <w:rPr>
          <w:rFonts w:eastAsia="SimSun;宋体"/>
          <w:szCs w:val="24"/>
          <w:vertAlign w:val="superscript"/>
        </w:rPr>
        <w:t xml:space="preserve">n+ </w:t>
      </w:r>
      <w:r>
        <w:rPr>
          <w:rFonts w:eastAsia="SimSun;宋体"/>
          <w:szCs w:val="24"/>
        </w:rPr>
        <w:t>và H</w:t>
      </w:r>
      <w:r>
        <w:rPr>
          <w:rFonts w:eastAsia="SimSun;宋体"/>
          <w:szCs w:val="24"/>
          <w:vertAlign w:val="subscript"/>
        </w:rPr>
        <w:t>2</w:t>
      </w:r>
      <w:r>
        <w:rPr>
          <w:rFonts w:eastAsia="SimSun;宋体"/>
          <w:szCs w:val="24"/>
        </w:rPr>
        <w:t>O xảy ra quá trình khử :</w:t>
      </w:r>
    </w:p>
    <w:p>
      <w:pPr>
        <w:pStyle w:val="Normal"/>
        <w:jc w:val="center"/>
        <w:rPr>
          <w:rFonts w:eastAsia="SimSun;宋体"/>
          <w:szCs w:val="24"/>
        </w:rPr>
      </w:pPr>
      <w:r>
        <w:rPr>
          <w:rFonts w:eastAsia="SimSun;宋体"/>
          <w:szCs w:val="24"/>
        </w:rPr>
        <w:drawing>
          <wp:inline distT="0" distB="0" distL="0" distR="0">
            <wp:extent cx="2036445" cy="501650"/>
            <wp:effectExtent l="0" t="0" r="0" b="0"/>
            <wp:docPr id="8" name="Object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ject 18" descr=""/>
                    <pic:cNvPicPr>
                      <a:picLocks noChangeAspect="1" noChangeArrowheads="1"/>
                    </pic:cNvPicPr>
                  </pic:nvPicPr>
                  <pic:blipFill>
                    <a:blip r:embed="rId31"/>
                    <a:srcRect l="-18" t="-75" r="-18" b="-75"/>
                    <a:stretch>
                      <a:fillRect/>
                    </a:stretch>
                  </pic:blipFill>
                  <pic:spPr bwMode="auto">
                    <a:xfrm>
                      <a:off x="0" y="0"/>
                      <a:ext cx="2036445" cy="501650"/>
                    </a:xfrm>
                    <a:prstGeom prst="rect">
                      <a:avLst/>
                    </a:prstGeom>
                    <a:noFill/>
                  </pic:spPr>
                </pic:pic>
              </a:graphicData>
            </a:graphic>
          </wp:inline>
        </w:drawing>
      </w:r>
    </w:p>
    <w:p>
      <w:pPr>
        <w:pStyle w:val="Normal"/>
        <w:jc w:val="left"/>
        <w:rPr>
          <w:rFonts w:eastAsia="SimSun;宋体"/>
          <w:b/>
          <w:bCs/>
          <w:szCs w:val="24"/>
        </w:rPr>
      </w:pPr>
      <w:r>
        <w:rPr>
          <w:rFonts w:eastAsia="Wingdings" w:cs="Wingdings" w:ascii="Wingdings" w:hAnsi="Wingdings"/>
          <w:b/>
          <w:bCs/>
          <w:szCs w:val="24"/>
        </w:rPr>
        <w:sym w:font="Wingdings" w:char="ab"/>
      </w:r>
      <w:r>
        <w:rPr>
          <w:rFonts w:eastAsia="SimSun;宋体"/>
          <w:b/>
          <w:bCs/>
          <w:szCs w:val="24"/>
        </w:rPr>
        <w:t xml:space="preserve"> Số mol electron trao đổi : n</w:t>
      </w:r>
      <w:r>
        <w:rPr>
          <w:rFonts w:eastAsia="SimSun;宋体"/>
          <w:b/>
          <w:bCs/>
          <w:szCs w:val="24"/>
          <w:vertAlign w:val="subscript"/>
        </w:rPr>
        <w:t xml:space="preserve">e anot </w:t>
      </w:r>
      <w:r>
        <w:rPr>
          <w:rFonts w:eastAsia="SimSun;宋体"/>
          <w:b/>
          <w:bCs/>
          <w:szCs w:val="24"/>
        </w:rPr>
        <w:t>= n</w:t>
      </w:r>
      <w:r>
        <w:rPr>
          <w:rFonts w:eastAsia="SimSun;宋体"/>
          <w:b/>
          <w:bCs/>
          <w:szCs w:val="24"/>
          <w:vertAlign w:val="subscript"/>
        </w:rPr>
        <w:t xml:space="preserve">e catot </w:t>
      </w:r>
      <w:r>
        <w:rPr>
          <w:rFonts w:eastAsia="SimSun;宋体"/>
          <w:b/>
          <w:bCs/>
          <w:szCs w:val="24"/>
        </w:rPr>
        <w:t xml:space="preserve">= </w:t>
      </w:r>
      <w:r>
        <w:rPr>
          <w:rFonts w:eastAsia="SimSun;宋体"/>
          <w:b/>
          <w:bCs/>
          <w:szCs w:val="24"/>
        </w:rPr>
        <w:drawing>
          <wp:inline distT="0" distB="0" distL="0" distR="0">
            <wp:extent cx="165100" cy="393700"/>
            <wp:effectExtent l="0" t="0" r="0" b="0"/>
            <wp:docPr id="9" name="Object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ject 19" descr=""/>
                    <pic:cNvPicPr>
                      <a:picLocks noChangeAspect="1" noChangeArrowheads="1"/>
                    </pic:cNvPicPr>
                  </pic:nvPicPr>
                  <pic:blipFill>
                    <a:blip r:embed="rId32"/>
                    <a:srcRect l="-218" t="-91" r="-218" b="-91"/>
                    <a:stretch>
                      <a:fillRect/>
                    </a:stretch>
                  </pic:blipFill>
                  <pic:spPr bwMode="auto">
                    <a:xfrm>
                      <a:off x="0" y="0"/>
                      <a:ext cx="165100" cy="393700"/>
                    </a:xfrm>
                    <a:prstGeom prst="rect">
                      <a:avLst/>
                    </a:prstGeom>
                    <a:noFill/>
                  </pic:spPr>
                </pic:pic>
              </a:graphicData>
            </a:graphic>
          </wp:inline>
        </w:drawing>
      </w:r>
    </w:p>
    <w:p>
      <w:pPr>
        <w:pStyle w:val="Normal"/>
        <w:widowControl w:val="false"/>
        <w:spacing w:before="60" w:after="0"/>
        <w:jc w:val="left"/>
        <w:rPr/>
      </w:pPr>
      <w:r>
        <w:rPr>
          <w:rFonts w:eastAsia="Times New Roman"/>
          <w:b/>
          <w:bCs/>
          <w:szCs w:val="24"/>
        </w:rPr>
        <w:t xml:space="preserve">   </w:t>
      </w:r>
      <w:r>
        <w:rPr>
          <w:rFonts w:eastAsia="SimSun;宋体"/>
          <w:szCs w:val="24"/>
        </w:rPr>
        <w:t xml:space="preserve">Trong đó : </w:t>
      </w:r>
      <w:r>
        <w:rPr>
          <w:rFonts w:eastAsia="SimSun;宋体"/>
          <w:szCs w:val="26"/>
        </w:rPr>
        <w:t xml:space="preserve"> I : Cường độ dòng điện (A)</w:t>
      </w:r>
    </w:p>
    <w:p>
      <w:pPr>
        <w:pStyle w:val="Normal"/>
        <w:widowControl w:val="false"/>
        <w:spacing w:before="60" w:after="0"/>
        <w:jc w:val="left"/>
        <w:rPr>
          <w:szCs w:val="26"/>
        </w:rPr>
      </w:pPr>
      <w:r>
        <w:rPr>
          <w:rFonts w:eastAsia="Times New Roman"/>
          <w:szCs w:val="26"/>
        </w:rPr>
        <w:t xml:space="preserve">                       </w:t>
      </w:r>
      <w:r>
        <w:rPr>
          <w:rFonts w:eastAsia="SimSun;宋体"/>
          <w:szCs w:val="26"/>
        </w:rPr>
        <w:t>t : Thời gian điện phân (s)</w:t>
      </w:r>
    </w:p>
    <w:p>
      <w:pPr>
        <w:pStyle w:val="Normal"/>
        <w:widowControl w:val="false"/>
        <w:spacing w:before="60" w:after="0"/>
        <w:jc w:val="left"/>
        <w:rPr/>
      </w:pPr>
      <w:r>
        <w:rPr>
          <w:rFonts w:eastAsia="Times New Roman"/>
          <w:szCs w:val="26"/>
        </w:rPr>
        <w:t xml:space="preserve">                     </w:t>
      </w:r>
      <w:r>
        <w:rPr>
          <w:rFonts w:eastAsia="SimSun;宋体"/>
          <w:szCs w:val="26"/>
          <w:lang w:val="fr-FR"/>
        </w:rPr>
        <w:t>n</w:t>
      </w:r>
      <w:r>
        <w:rPr>
          <w:rFonts w:eastAsia="SimSun;宋体"/>
          <w:szCs w:val="26"/>
          <w:vertAlign w:val="subscript"/>
          <w:lang w:val="fr-FR"/>
        </w:rPr>
        <w:t>e</w:t>
      </w:r>
      <w:r>
        <w:rPr>
          <w:rFonts w:eastAsia="SimSun;宋体"/>
          <w:szCs w:val="26"/>
          <w:lang w:val="fr-FR"/>
        </w:rPr>
        <w:t xml:space="preserve"> : Số mol electron trao đổi</w:t>
      </w:r>
    </w:p>
    <w:p>
      <w:pPr>
        <w:pStyle w:val="Normal"/>
        <w:widowControl w:val="false"/>
        <w:spacing w:before="60" w:after="0"/>
        <w:jc w:val="left"/>
        <w:rPr>
          <w:rFonts w:eastAsia="SimSun;宋体"/>
          <w:szCs w:val="26"/>
          <w:lang w:val="fr-FR"/>
        </w:rPr>
      </w:pPr>
      <w:r>
        <w:rPr>
          <w:rFonts w:eastAsia="Times New Roman"/>
          <w:szCs w:val="26"/>
          <w:lang w:val="fr-FR"/>
        </w:rPr>
        <w:t xml:space="preserve">                      </w:t>
      </w:r>
      <w:r>
        <w:rPr>
          <w:rFonts w:eastAsia="SimSun;宋体"/>
          <w:szCs w:val="26"/>
          <w:lang w:val="fr-FR"/>
        </w:rPr>
        <w:t xml:space="preserve">F :  96500 Culong/mol </w:t>
      </w:r>
    </w:p>
    <w:p>
      <w:pPr>
        <w:pStyle w:val="Normal"/>
        <w:rPr/>
      </w:pPr>
      <w:r>
        <w:rPr>
          <w:b/>
          <w:color w:val="0000FF"/>
          <w:lang w:val="fr-FR"/>
        </w:rPr>
        <w:t>6. Phương trình hóa học</w:t>
      </w:r>
    </w:p>
    <w:p>
      <w:pPr>
        <w:pStyle w:val="Normal"/>
        <w:rPr>
          <w:color w:val="000000"/>
          <w:lang w:val="fr-FR"/>
        </w:rPr>
      </w:pPr>
      <w:r>
        <w:rPr>
          <w:b/>
          <w:color w:val="0000FF"/>
          <w:lang w:val="fr-FR"/>
        </w:rPr>
        <w:tab/>
      </w:r>
      <w:r>
        <w:rPr>
          <w:b/>
          <w:color w:val="000000"/>
          <w:lang w:val="fr-FR"/>
        </w:rPr>
        <w:t>+</w:t>
      </w:r>
      <w:r>
        <w:rPr>
          <w:color w:val="000000"/>
          <w:lang w:val="fr-FR"/>
        </w:rPr>
        <w:t xml:space="preserve"> Viết sai, thiếu hoặc thừa sản phẩm </w:t>
      </w:r>
    </w:p>
    <w:p>
      <w:pPr>
        <w:pStyle w:val="Normal"/>
        <w:rPr>
          <w:color w:val="000000"/>
          <w:lang w:val="fr-FR"/>
        </w:rPr>
      </w:pPr>
      <w:r>
        <w:rPr>
          <w:color w:val="000000"/>
          <w:lang w:val="fr-FR"/>
        </w:rPr>
        <w:tab/>
        <w:t>+ Cân bằng phương trình hóa học bị sai</w:t>
      </w:r>
    </w:p>
    <w:p>
      <w:pPr>
        <w:pStyle w:val="Normal"/>
        <w:rPr>
          <w:color w:val="000000"/>
          <w:lang w:val="fr-FR"/>
        </w:rPr>
      </w:pPr>
      <w:r>
        <w:rPr>
          <w:color w:val="000000"/>
          <w:lang w:val="fr-FR"/>
        </w:rPr>
        <w:tab/>
        <w:t>+ Viết phương trình hóa học</w:t>
      </w:r>
    </w:p>
    <w:p>
      <w:pPr>
        <w:pStyle w:val="Normal"/>
        <w:rPr/>
      </w:pPr>
      <w:r>
        <w:rPr>
          <w:b/>
          <w:color w:val="0000FF"/>
          <w:lang w:val="fr-FR"/>
        </w:rPr>
        <w:t>7. Mức độ phản ứng</w:t>
      </w:r>
    </w:p>
    <w:p>
      <w:pPr>
        <w:pStyle w:val="Normal"/>
        <w:rPr/>
      </w:pPr>
      <w:r>
        <w:rPr>
          <w:lang w:val="fr-FR"/>
        </w:rPr>
        <w:t xml:space="preserve">Bỏ qua mức độ phản ứng </w:t>
      </w:r>
      <w:r>
        <w:rPr>
          <w:lang w:val="vi-VN"/>
        </w:rPr>
        <w:t xml:space="preserve">bài ra </w:t>
      </w:r>
      <w:r>
        <w:rPr>
          <w:lang w:val="fr-FR"/>
        </w:rPr>
        <w:t>có hoàn toàn hay không</w:t>
      </w:r>
      <w:r>
        <w:rPr>
          <w:lang w:val="vi-VN"/>
        </w:rPr>
        <w:t xml:space="preserve"> </w:t>
      </w:r>
      <w:r>
        <w:rPr>
          <w:lang w:val="fr-FR"/>
        </w:rPr>
        <w:t>hoặc</w:t>
      </w:r>
      <w:r>
        <w:rPr>
          <w:lang w:val="vi-VN"/>
        </w:rPr>
        <w:t xml:space="preserve"> </w:t>
      </w:r>
      <w:r>
        <w:rPr>
          <w:lang w:val="fr-FR"/>
        </w:rPr>
        <w:t xml:space="preserve">nhầm lẫn giữa các khái </w:t>
      </w:r>
      <w:r>
        <w:rPr>
          <w:lang w:val="vi-VN"/>
        </w:rPr>
        <w:t>niệm: phản ứng hoàn toàn, phản ứng kết thúc, phản ứng đạt cân bằng, phản ứng một thời gian.</w:t>
      </w:r>
    </w:p>
    <w:p>
      <w:pPr>
        <w:pStyle w:val="Normal"/>
        <w:rPr/>
      </w:pPr>
      <w:r>
        <w:rPr>
          <w:b/>
          <w:bCs/>
          <w:lang w:val="fr-FR"/>
        </w:rPr>
        <w:t xml:space="preserve">(1)  Phản ứng hoàn toàn ( phản ứng kết thúc, hiệu suất đạt 100%) : </w:t>
      </w:r>
      <w:r>
        <w:rPr>
          <w:bCs/>
          <w:lang w:val="fr-FR"/>
        </w:rPr>
        <w:t>có ít nhất một trong các chất tham gia phản ứng hết.</w:t>
      </w:r>
    </w:p>
    <w:p>
      <w:pPr>
        <w:pStyle w:val="Normal"/>
        <w:rPr/>
      </w:pPr>
      <w:r>
        <w:rPr>
          <w:i/>
          <w:lang w:val="fr-FR"/>
        </w:rPr>
        <w:t xml:space="preserve">+ Lỗi thường gặp : </w:t>
      </w:r>
      <w:r>
        <w:rPr>
          <w:lang w:val="fr-FR"/>
        </w:rPr>
        <w:t>Không biết chất nào hết, chất nào còn dư.</w:t>
      </w:r>
    </w:p>
    <w:p>
      <w:pPr>
        <w:pStyle w:val="Normal"/>
        <w:rPr/>
      </w:pPr>
      <w:r>
        <w:rPr>
          <w:lang w:val="fr-FR"/>
        </w:rPr>
        <w:t>+</w:t>
      </w:r>
      <w:r>
        <w:rPr>
          <w:i/>
          <w:lang w:val="fr-FR"/>
        </w:rPr>
        <w:t xml:space="preserve"> Thực tế :</w:t>
      </w:r>
      <w:r>
        <w:rPr>
          <w:lang w:val="fr-FR"/>
        </w:rPr>
        <w:t xml:space="preserve"> Khi lấy số mol của các chất chia cho hệ số của phương trình → giá trị nhỏ nhất ứng với chất hết.</w:t>
      </w:r>
    </w:p>
    <w:p>
      <w:pPr>
        <w:pStyle w:val="Normal"/>
        <w:rPr>
          <w:b/>
          <w:lang w:val="fr-FR"/>
        </w:rPr>
      </w:pPr>
      <w:r>
        <w:rPr>
          <w:rFonts w:eastAsia="Times New Roman"/>
          <w:b/>
          <w:lang w:val="fr-FR"/>
        </w:rPr>
        <w:t xml:space="preserve">   </w:t>
      </w:r>
      <w:r>
        <w:rPr>
          <w:b/>
          <w:bCs/>
          <w:lang w:val="fr-FR"/>
        </w:rPr>
        <w:t xml:space="preserve">Ví dụ : </w:t>
      </w:r>
      <w:r>
        <w:rPr>
          <w:b/>
          <w:lang w:val="fr-FR"/>
        </w:rPr>
        <w:object w:dxaOrig="180" w:dyaOrig="279">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9pt;height:13.95pt" filled="f" o:ole="">
            <v:imagedata r:id="rId34" o:title=""/>
          </v:shape>
          <o:OLEObject Type="Embed" ProgID="" ShapeID="ole_rId33" DrawAspect="Content" ObjectID="_1802461766" r:id="rId33"/>
        </w:object>
      </w:r>
      <w:r>
        <w:rPr>
          <w:b/>
          <w:lang w:val="fr-FR"/>
        </w:rPr>
        <w:t xml:space="preserve"> </w:t>
      </w:r>
      <w:r>
        <w:rPr>
          <w:b/>
          <w:lang w:val="fr-FR"/>
        </w:rPr>
        <w:object w:dxaOrig="4380" w:dyaOrig="380">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219pt;height:19pt" filled="f" o:ole="">
            <v:imagedata r:id="rId36" o:title=""/>
          </v:shape>
          <o:OLEObject Type="Embed" ProgID="" ShapeID="ole_rId35" DrawAspect="Content" ObjectID="_1260007207" r:id="rId35"/>
        </w:object>
      </w:r>
    </w:p>
    <w:p>
      <w:pPr>
        <w:pStyle w:val="Normal"/>
        <w:rPr/>
      </w:pPr>
      <w:r>
        <w:rPr>
          <w:b/>
          <w:lang w:val="fr-FR"/>
        </w:rPr>
        <w:tab/>
        <w:t xml:space="preserve">     </w:t>
      </w:r>
      <w:r>
        <w:rPr>
          <w:lang w:val="fr-FR"/>
        </w:rPr>
        <w:t>0,05   0,12   0,08 →</w:t>
        <w:tab/>
        <w:t>0,03</w:t>
      </w:r>
    </w:p>
    <w:p>
      <w:pPr>
        <w:pStyle w:val="Normal"/>
        <w:rPr/>
      </w:pPr>
      <w:r>
        <w:rPr>
          <w:b/>
          <w:bCs/>
          <w:lang w:val="fr-FR"/>
        </w:rPr>
        <w:t xml:space="preserve">(2)  Phản ứng một thời gian: </w:t>
      </w:r>
      <w:r>
        <w:rPr>
          <w:bCs/>
          <w:lang w:val="fr-FR"/>
        </w:rPr>
        <w:t>Cả hai chất đều dư</w:t>
      </w:r>
    </w:p>
    <w:p>
      <w:pPr>
        <w:pStyle w:val="Normal"/>
        <w:rPr/>
      </w:pPr>
      <w:r>
        <w:rPr>
          <w:rFonts w:eastAsia="Times New Roman"/>
          <w:bCs/>
          <w:lang w:val="fr-FR"/>
        </w:rPr>
        <w:t xml:space="preserve">      </w:t>
      </w:r>
      <w:r>
        <w:rPr>
          <w:b/>
          <w:bCs/>
          <w:lang w:val="fr-FR"/>
        </w:rPr>
        <w:t>Ví dụ :</w:t>
      </w:r>
      <w:r>
        <w:rPr>
          <w:bCs/>
          <w:lang w:val="fr-FR"/>
        </w:rPr>
        <w:t xml:space="preserve"> Phản ứng cộng hidro của hidrocacbon</w:t>
      </w:r>
    </w:p>
    <w:p>
      <w:pPr>
        <w:pStyle w:val="Normal"/>
        <w:rPr>
          <w:bCs/>
          <w:lang w:val="fr-FR"/>
        </w:rPr>
      </w:pPr>
      <w:r>
        <w:rPr>
          <w:bCs/>
          <w:lang w:val="fr-FR"/>
        </w:rPr>
        <w:tab/>
        <w:t>Phản ứng giữa kim loại với phi kim</w:t>
      </w:r>
    </w:p>
    <w:p>
      <w:pPr>
        <w:pStyle w:val="Normal"/>
        <w:rPr>
          <w:lang w:val="fr-FR"/>
        </w:rPr>
      </w:pPr>
      <w:r>
        <w:rPr>
          <w:bCs/>
          <w:lang w:val="fr-FR"/>
        </w:rPr>
        <w:tab/>
        <w:t>Phản ứng nhiệt nhôm</w:t>
      </w:r>
    </w:p>
    <w:p>
      <w:pPr>
        <w:pStyle w:val="Normal"/>
        <w:rPr/>
      </w:pPr>
      <w:r>
        <w:rPr>
          <w:b/>
          <w:bCs/>
          <w:lang w:val="fr-FR"/>
        </w:rPr>
        <w:t xml:space="preserve">(3)  Phản ứng đạt cân bằng : </w:t>
      </w:r>
      <w:r>
        <w:rPr>
          <w:bCs/>
          <w:lang w:val="fr-FR"/>
        </w:rPr>
        <w:t>Với các phản ứng thuận nghịch (hai chiều) thì cả hai chất đều dư</w:t>
      </w:r>
      <w:r>
        <w:rPr>
          <w:b/>
          <w:bCs/>
          <w:lang w:val="fr-FR"/>
        </w:rPr>
        <w:t xml:space="preserve"> </w:t>
      </w:r>
      <w:r>
        <w:rPr>
          <w:bCs/>
          <w:lang w:val="fr-FR"/>
        </w:rPr>
        <w:t>cho dù kéo dài phản ứng bao lâu</w:t>
      </w:r>
    </w:p>
    <w:p>
      <w:pPr>
        <w:pStyle w:val="Normal"/>
        <w:rPr>
          <w:lang w:val="fr-FR"/>
        </w:rPr>
      </w:pPr>
      <w:r>
        <w:rPr>
          <w:rFonts w:eastAsia="Times New Roman"/>
          <w:bCs/>
          <w:lang w:val="fr-FR"/>
        </w:rPr>
        <w:t xml:space="preserve">       </w:t>
      </w:r>
      <w:r>
        <w:rPr>
          <w:b/>
          <w:bCs/>
          <w:lang w:val="fr-FR"/>
        </w:rPr>
        <w:t>Ví dụ :</w:t>
      </w:r>
      <w:r>
        <w:rPr>
          <w:bCs/>
          <w:lang w:val="fr-FR"/>
        </w:rPr>
        <w:t xml:space="preserve"> Phản ứng este hóa, phản ứng tổng hợp NH</w:t>
      </w:r>
      <w:r>
        <w:rPr>
          <w:bCs/>
          <w:vertAlign w:val="subscript"/>
          <w:lang w:val="fr-FR"/>
        </w:rPr>
        <w:t>3</w:t>
      </w:r>
      <w:r>
        <w:rPr>
          <w:bCs/>
          <w:lang w:val="fr-FR"/>
        </w:rPr>
        <w:t>…</w:t>
      </w:r>
    </w:p>
    <w:p>
      <w:pPr>
        <w:pStyle w:val="Normal"/>
        <w:rPr/>
      </w:pPr>
      <w:r>
        <w:rPr>
          <w:b/>
          <w:color w:val="0000FF"/>
          <w:lang w:val="fr-FR"/>
        </w:rPr>
        <w:t>8. Nhiệt phân, độ bền nhiệt</w:t>
      </w:r>
    </w:p>
    <w:p>
      <w:pPr>
        <w:pStyle w:val="Normal"/>
        <w:rPr/>
      </w:pPr>
      <w:r>
        <w:rPr>
          <w:b/>
          <w:bCs/>
          <w:lang w:val="fr-FR"/>
        </w:rPr>
        <w:t xml:space="preserve">(1)  Nhiệt phân muối amoni : </w:t>
      </w:r>
      <w:r>
        <w:rPr>
          <w:bCs/>
          <w:lang w:val="fr-FR"/>
        </w:rPr>
        <w:t>Tất cả các muối amoni đều kém bền bị phân hủy khi nung nóng</w:t>
      </w:r>
    </w:p>
    <w:p>
      <w:pPr>
        <w:pStyle w:val="Normal"/>
        <w:ind w:left="720" w:right="0"/>
        <w:rPr/>
      </w:pPr>
      <w:r>
        <w:rPr>
          <w:bCs/>
          <w:lang w:val="fr-FR"/>
        </w:rPr>
        <w:t>+ Nếu anion gốc axit trong muối không có tính oxi hóa (</w:t>
      </w:r>
      <w:r>
        <w:rPr>
          <w:bCs/>
        </w:rPr>
        <w:object w:dxaOrig="960" w:dyaOrig="380">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48pt;height:19pt" filled="f" o:ole="">
            <v:imagedata r:id="rId38" o:title=""/>
          </v:shape>
          <o:OLEObject Type="Embed" ProgID="" ShapeID="ole_rId37" DrawAspect="Content" ObjectID="_1739217737" r:id="rId37"/>
        </w:object>
      </w:r>
      <w:r>
        <w:rPr>
          <w:bCs/>
          <w:lang w:val="fr-FR"/>
        </w:rPr>
        <w:t>,), nhiệt phân cho khi amoniac và axit tương ứng :</w:t>
      </w:r>
    </w:p>
    <w:p>
      <w:pPr>
        <w:pStyle w:val="Normal"/>
        <w:ind w:firstLine="720" w:left="720" w:right="0"/>
        <w:rPr>
          <w:bCs/>
          <w:lang w:val="fr-FR"/>
        </w:rPr>
      </w:pPr>
      <w:r>
        <w:rPr/>
        <w:object w:dxaOrig="2840" w:dyaOrig="420">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142pt;height:21pt" filled="f" o:ole="">
            <v:imagedata r:id="rId40" o:title=""/>
          </v:shape>
          <o:OLEObject Type="Embed" ProgID="" ShapeID="ole_rId39" DrawAspect="Content" ObjectID="_93417757" r:id="rId39"/>
        </w:object>
      </w:r>
    </w:p>
    <w:p>
      <w:pPr>
        <w:pStyle w:val="Normal"/>
        <w:rPr/>
      </w:pPr>
      <w:r>
        <w:rPr>
          <w:bCs/>
          <w:lang w:val="fr-FR"/>
        </w:rPr>
        <w:tab/>
      </w:r>
      <w:r>
        <w:rPr>
          <w:bCs/>
        </w:rPr>
        <w:t xml:space="preserve"> + Nếu anion gốc axit trong muối có tính oxi hóa</w:t>
      </w:r>
    </w:p>
    <w:p>
      <w:pPr>
        <w:pStyle w:val="Normal"/>
        <w:rPr>
          <w:bCs/>
        </w:rPr>
      </w:pPr>
      <w:r>
        <w:rPr>
          <w:bCs/>
        </w:rPr>
        <w:tab/>
        <w:tab/>
      </w:r>
      <w:r>
        <w:rPr/>
        <w:object w:dxaOrig="5960" w:dyaOrig="420">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298pt;height:21pt" filled="f" o:ole="">
            <v:imagedata r:id="rId42" o:title=""/>
          </v:shape>
          <o:OLEObject Type="Embed" ProgID="" ShapeID="ole_rId41" DrawAspect="Content" ObjectID="_1164795725" r:id="rId41"/>
        </w:object>
      </w:r>
    </w:p>
    <w:p>
      <w:pPr>
        <w:pStyle w:val="Normal"/>
        <w:rPr/>
      </w:pPr>
      <w:r>
        <w:rPr>
          <w:b/>
          <w:bCs/>
        </w:rPr>
        <w:t>(2)  Nhiệt phân hidroxit kim loại</w:t>
      </w:r>
      <w:r>
        <w:rPr>
          <w:b/>
          <w:bCs/>
          <w:lang w:val="vi-VN"/>
        </w:rPr>
        <w:t xml:space="preserve">: </w:t>
      </w:r>
      <w:r>
        <w:rPr>
          <w:bCs/>
          <w:lang w:val="vi-VN"/>
        </w:rPr>
        <w:t xml:space="preserve"> </w:t>
      </w:r>
    </w:p>
    <w:p>
      <w:pPr>
        <w:pStyle w:val="Normal"/>
        <w:rPr>
          <w:bCs/>
          <w:lang w:val="vi-VN"/>
        </w:rPr>
      </w:pPr>
      <w:r>
        <w:rPr>
          <w:bCs/>
          <w:lang w:val="vi-VN"/>
        </w:rPr>
        <w:t xml:space="preserve">Các hidroxit không tan bị nhiệt phân ở nhiệt độ cao: </w:t>
      </w:r>
      <w:r>
        <w:rPr>
          <w:bCs/>
          <w:lang w:val="vi-VN"/>
        </w:rPr>
        <w:object w:dxaOrig="180" w:dyaOrig="279">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9pt;height:13.95pt" filled="f" o:ole="">
            <v:imagedata r:id="rId44" o:title=""/>
          </v:shape>
          <o:OLEObject Type="Embed" ProgID="" ShapeID="ole_rId43" DrawAspect="Content" ObjectID="_290219462" r:id="rId43"/>
        </w:object>
      </w:r>
      <w:r>
        <w:rPr>
          <w:bCs/>
          <w:lang w:val="vi-VN"/>
        </w:rPr>
        <w:t xml:space="preserve"> </w:t>
      </w:r>
      <w:r>
        <w:rPr/>
        <w:object w:dxaOrig="3040" w:dyaOrig="420">
          <v:shapetype id="_x0000_tole_rId45" coordsize="21600,21600" o:spt="ole_rId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152pt;height:21pt" filled="f" o:ole="">
            <v:imagedata r:id="rId46" o:title=""/>
          </v:shape>
          <o:OLEObject Type="Embed" ProgID="" ShapeID="ole_rId45" DrawAspect="Content" ObjectID="_1399331166" r:id="rId45"/>
        </w:object>
      </w:r>
    </w:p>
    <w:p>
      <w:pPr>
        <w:pStyle w:val="Normal"/>
        <w:rPr>
          <w:bCs/>
          <w:lang w:val="vi-VN"/>
        </w:rPr>
      </w:pPr>
      <w:r>
        <w:rPr>
          <w:bCs/>
          <w:i/>
          <w:lang w:val="vi-VN"/>
        </w:rPr>
        <w:t xml:space="preserve">Lưu ý: </w:t>
      </w:r>
    </w:p>
    <w:p>
      <w:pPr>
        <w:pStyle w:val="Normal"/>
        <w:rPr>
          <w:bCs/>
          <w:lang w:val="vi-VN"/>
        </w:rPr>
      </w:pPr>
      <w:r>
        <w:rPr>
          <w:bCs/>
          <w:lang w:val="vi-VN"/>
        </w:rPr>
        <w:tab/>
        <w:t>+  Nhiệt phân Fe(OH)</w:t>
      </w:r>
      <w:r>
        <w:rPr>
          <w:bCs/>
          <w:vertAlign w:val="subscript"/>
          <w:lang w:val="vi-VN"/>
        </w:rPr>
        <w:t>2</w:t>
      </w:r>
      <w:r>
        <w:rPr>
          <w:bCs/>
          <w:lang w:val="vi-VN"/>
        </w:rPr>
        <w:t xml:space="preserve">: có mặt oxi không khí:   </w:t>
      </w:r>
      <w:r>
        <w:rPr/>
        <w:object w:dxaOrig="3680" w:dyaOrig="420">
          <v:shapetype id="_x0000_tole_rId47" coordsize="21600,21600" o:spt="ole_rId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184pt;height:21pt" filled="f" o:ole="">
            <v:imagedata r:id="rId48" o:title=""/>
          </v:shape>
          <o:OLEObject Type="Embed" ProgID="" ShapeID="ole_rId47" DrawAspect="Content" ObjectID="_884998743" r:id="rId47"/>
        </w:object>
      </w:r>
    </w:p>
    <w:p>
      <w:pPr>
        <w:pStyle w:val="Normal"/>
        <w:rPr/>
      </w:pPr>
      <w:r>
        <w:rPr>
          <w:bCs/>
          <w:lang w:val="vi-VN"/>
        </w:rPr>
        <w:tab/>
        <w:t>+  AgOH và Hg(OH)</w:t>
      </w:r>
      <w:r>
        <w:rPr>
          <w:bCs/>
          <w:vertAlign w:val="subscript"/>
          <w:lang w:val="vi-VN"/>
        </w:rPr>
        <w:t>2</w:t>
      </w:r>
      <w:r>
        <w:rPr>
          <w:bCs/>
          <w:lang w:val="vi-VN"/>
        </w:rPr>
        <w:t xml:space="preserve"> không tông tại ở nhiệt độ thường, bị phân hủy tạo thành </w:t>
      </w:r>
    </w:p>
    <w:p>
      <w:pPr>
        <w:pStyle w:val="Normal"/>
        <w:ind w:firstLine="720" w:right="0"/>
        <w:rPr/>
      </w:pPr>
      <w:r>
        <w:rPr>
          <w:bCs/>
          <w:lang w:val="vi-VN"/>
        </w:rPr>
        <w:t>oxit tương ứng và H</w:t>
        <w:softHyphen/>
      </w:r>
      <w:r>
        <w:rPr>
          <w:bCs/>
          <w:vertAlign w:val="subscript"/>
          <w:lang w:val="vi-VN"/>
        </w:rPr>
        <w:t>2</w:t>
      </w:r>
      <w:r>
        <w:rPr>
          <w:bCs/>
          <w:lang w:val="vi-VN"/>
        </w:rPr>
        <w:t>O. Ở nhiệt độ cao, Ag</w:t>
      </w:r>
      <w:r>
        <w:rPr>
          <w:bCs/>
          <w:vertAlign w:val="subscript"/>
          <w:lang w:val="vi-VN"/>
        </w:rPr>
        <w:t>2</w:t>
      </w:r>
      <w:r>
        <w:rPr>
          <w:bCs/>
          <w:lang w:val="vi-VN"/>
        </w:rPr>
        <w:t>O, HgO bị phân hủy.</w:t>
      </w:r>
    </w:p>
    <w:p>
      <w:pPr>
        <w:pStyle w:val="Normal"/>
        <w:rPr>
          <w:bCs/>
          <w:lang w:val="vi-VN"/>
        </w:rPr>
      </w:pPr>
      <w:r>
        <w:rPr>
          <w:bCs/>
          <w:lang w:val="vi-VN"/>
        </w:rPr>
        <w:tab/>
        <w:tab/>
      </w:r>
      <w:r>
        <w:rPr/>
        <w:object w:dxaOrig="5520" w:dyaOrig="420">
          <v:shapetype id="_x0000_tole_rId49" coordsize="21600,21600" o:spt="ole_rId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276pt;height:21pt" filled="f" o:ole="">
            <v:imagedata r:id="rId50" o:title=""/>
          </v:shape>
          <o:OLEObject Type="Embed" ProgID="" ShapeID="ole_rId49" DrawAspect="Content" ObjectID="_1642310467" r:id="rId49"/>
        </w:object>
      </w:r>
    </w:p>
    <w:p>
      <w:pPr>
        <w:pStyle w:val="Normal"/>
        <w:rPr>
          <w:b/>
          <w:bCs/>
          <w:lang w:val="vi-VN"/>
        </w:rPr>
      </w:pPr>
      <w:r>
        <w:rPr>
          <w:b/>
          <w:bCs/>
          <w:lang w:val="vi-VN"/>
        </w:rPr>
        <w:t>(3)  Nhiệt phân muối nitrat(</w:t>
      </w:r>
      <w:r>
        <w:rPr>
          <w:bCs/>
          <w:lang w:val="vi-VN"/>
        </w:rPr>
        <w:t xml:space="preserve"> Xem phần tổng hợp vô cơ</w:t>
      </w:r>
      <w:r>
        <w:rPr>
          <w:b/>
          <w:bCs/>
          <w:lang w:val="vi-VN"/>
        </w:rPr>
        <w:t>)</w:t>
      </w:r>
    </w:p>
    <w:p>
      <w:pPr>
        <w:pStyle w:val="Normal"/>
        <w:rPr/>
      </w:pPr>
      <w:r>
        <w:rPr>
          <w:b/>
          <w:bCs/>
          <w:lang w:val="vi-VN"/>
        </w:rPr>
        <w:t>(4)  Nhiệt phân muối cacbonat và hidrocacbonat:</w:t>
      </w:r>
    </w:p>
    <w:p>
      <w:pPr>
        <w:pStyle w:val="Normal"/>
        <w:rPr/>
      </w:pPr>
      <w:r>
        <w:rPr>
          <w:b/>
          <w:bCs/>
          <w:lang w:val="vi-VN"/>
        </w:rPr>
        <w:tab/>
        <w:t>+</w:t>
      </w:r>
      <w:r>
        <w:rPr>
          <w:bCs/>
          <w:lang w:val="vi-VN"/>
        </w:rPr>
        <w:t xml:space="preserve"> Tất cả các muối hidrocacbonat đều kém bền, bị nhiệt phân khi đun nóng:</w:t>
      </w:r>
    </w:p>
    <w:p>
      <w:pPr>
        <w:pStyle w:val="Normal"/>
        <w:rPr>
          <w:bCs/>
          <w:lang w:val="vi-VN"/>
        </w:rPr>
      </w:pPr>
      <w:r>
        <w:rPr>
          <w:bCs/>
          <w:lang w:val="vi-VN"/>
        </w:rPr>
        <w:tab/>
        <w:t xml:space="preserve">    </w:t>
        <w:tab/>
      </w:r>
      <w:r>
        <w:rPr/>
        <w:object w:dxaOrig="3860" w:dyaOrig="420">
          <v:shapetype id="_x0000_tole_rId51" coordsize="21600,21600" o:spt="ole_rId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193pt;height:21pt" filled="f" o:ole="">
            <v:imagedata r:id="rId52" o:title=""/>
          </v:shape>
          <o:OLEObject Type="Embed" ProgID="" ShapeID="ole_rId51" DrawAspect="Content" ObjectID="_387519171" r:id="rId51"/>
        </w:object>
      </w:r>
    </w:p>
    <w:p>
      <w:pPr>
        <w:pStyle w:val="Normal"/>
        <w:jc w:val="left"/>
        <w:rPr>
          <w:bCs/>
          <w:lang w:val="vi-VN"/>
        </w:rPr>
      </w:pPr>
      <w:r>
        <w:rPr>
          <w:bCs/>
          <w:lang w:val="vi-VN"/>
        </w:rPr>
        <w:tab/>
        <w:t xml:space="preserve">+ Các muối cacbonat không tan bị phân hủy ở nhiệt độ cao </w:t>
      </w:r>
    </w:p>
    <w:p>
      <w:pPr>
        <w:pStyle w:val="Normal"/>
        <w:ind w:firstLine="720" w:right="0"/>
        <w:jc w:val="left"/>
        <w:rPr/>
      </w:pPr>
      <w:r>
        <w:rPr>
          <w:bCs/>
          <w:lang w:val="vi-VN"/>
        </w:rPr>
        <w:t>cho oxit tương ứng và CO</w:t>
      </w:r>
      <w:r>
        <w:rPr>
          <w:bCs/>
          <w:vertAlign w:val="subscript"/>
          <w:lang w:val="vi-VN"/>
        </w:rPr>
        <w:t>2</w:t>
      </w:r>
      <w:r>
        <w:rPr>
          <w:bCs/>
          <w:lang w:val="vi-VN"/>
        </w:rPr>
        <w:t>.</w:t>
      </w:r>
    </w:p>
    <w:p>
      <w:pPr>
        <w:pStyle w:val="Normal"/>
        <w:ind w:firstLine="720" w:right="0"/>
        <w:jc w:val="left"/>
        <w:rPr>
          <w:bCs/>
          <w:lang w:val="vi-VN"/>
        </w:rPr>
      </w:pPr>
      <w:r>
        <w:rPr>
          <w:rFonts w:eastAsia="Times New Roman"/>
          <w:bCs/>
          <w:lang w:val="vi-VN"/>
        </w:rPr>
        <w:t xml:space="preserve">    </w:t>
      </w:r>
      <w:r>
        <w:rPr>
          <w:bCs/>
          <w:lang w:val="vi-VN"/>
        </w:rPr>
        <w:t>Nhiệt phân muối FeCO</w:t>
      </w:r>
      <w:r>
        <w:rPr>
          <w:bCs/>
          <w:vertAlign w:val="subscript"/>
          <w:lang w:val="vi-VN"/>
        </w:rPr>
        <w:t>3</w:t>
      </w:r>
      <w:r>
        <w:rPr>
          <w:bCs/>
          <w:lang w:val="vi-VN"/>
        </w:rPr>
        <w:t xml:space="preserve"> khi có mặt oxi thu được Fe</w:t>
      </w:r>
      <w:r>
        <w:rPr>
          <w:bCs/>
          <w:vertAlign w:val="subscript"/>
          <w:lang w:val="vi-VN"/>
        </w:rPr>
        <w:t>2</w:t>
      </w:r>
      <w:r>
        <w:rPr>
          <w:bCs/>
          <w:lang w:val="vi-VN"/>
        </w:rPr>
        <w:t>O</w:t>
      </w:r>
      <w:r>
        <w:rPr>
          <w:bCs/>
          <w:vertAlign w:val="subscript"/>
          <w:lang w:val="vi-VN"/>
        </w:rPr>
        <w:t>3</w:t>
      </w:r>
      <w:r>
        <w:rPr>
          <w:bCs/>
          <w:lang w:val="vi-VN"/>
        </w:rPr>
        <w:t>:</w:t>
      </w:r>
    </w:p>
    <w:p>
      <w:pPr>
        <w:pStyle w:val="Normal"/>
        <w:ind w:firstLine="720" w:right="0"/>
        <w:jc w:val="left"/>
        <w:rPr/>
      </w:pPr>
      <w:r>
        <w:rPr>
          <w:rFonts w:cs="Cambria Math" w:ascii="Cambria Math" w:hAnsi="Cambria Math"/>
          <w:bCs/>
          <w:lang w:val="vi-VN"/>
        </w:rPr>
        <w:tab/>
      </w:r>
      <w:r>
        <w:rPr/>
        <w:object w:dxaOrig="2799" w:dyaOrig="420">
          <v:shapetype id="_x0000_tole_rId53" coordsize="21600,21600" o:spt="ole_rId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139.95pt;height:21pt" filled="f" o:ole="">
            <v:imagedata r:id="rId54" o:title=""/>
          </v:shape>
          <o:OLEObject Type="Embed" ProgID="" ShapeID="ole_rId53" DrawAspect="Content" ObjectID="_1479023975" r:id="rId53"/>
        </w:object>
      </w:r>
      <w:r>
        <w:rPr>
          <w:bCs/>
          <w:lang w:val="vi-VN"/>
        </w:rPr>
        <w:t>4CO</w:t>
      </w:r>
      <w:r>
        <w:rPr>
          <w:bCs/>
          <w:vertAlign w:val="subscript"/>
          <w:lang w:val="vi-VN"/>
        </w:rPr>
        <w:t>2</w:t>
      </w:r>
      <w:r>
        <w:rPr>
          <w:bCs/>
          <w:lang w:val="vi-VN"/>
        </w:rPr>
        <w:t>↑</w:t>
      </w:r>
    </w:p>
    <w:p>
      <w:pPr>
        <w:pStyle w:val="Normal"/>
        <w:rPr>
          <w:b/>
          <w:bCs/>
          <w:lang w:val="vi-VN"/>
        </w:rPr>
      </w:pPr>
      <w:r>
        <w:rPr>
          <w:rFonts w:eastAsia="Times New Roman"/>
          <w:b/>
          <w:bCs/>
          <w:lang w:val="vi-VN"/>
        </w:rPr>
        <w:t xml:space="preserve"> </w:t>
      </w:r>
      <w:r>
        <w:rPr>
          <w:b/>
          <w:bCs/>
          <w:lang w:val="vi-VN"/>
        </w:rPr>
        <w:t>(5)  Các muối giàu oxi và kém bền nhiệt</w:t>
      </w:r>
    </w:p>
    <w:p>
      <w:pPr>
        <w:pStyle w:val="Normal"/>
        <w:rPr>
          <w:b/>
          <w:bCs/>
          <w:lang w:val="vi-VN"/>
        </w:rPr>
      </w:pPr>
      <w:r>
        <w:rPr>
          <w:rFonts w:eastAsia="Times New Roman"/>
          <w:b/>
          <w:bCs/>
          <w:lang w:val="vi-VN"/>
        </w:rPr>
        <w:t xml:space="preserve">       </w:t>
      </w:r>
      <w:r>
        <w:rPr>
          <w:rFonts w:eastAsia="Times New Roman"/>
          <w:bCs/>
          <w:lang w:val="vi-VN"/>
        </w:rPr>
        <w:t xml:space="preserve"> </w:t>
      </w:r>
      <w:r>
        <w:rPr>
          <w:b/>
          <w:bCs/>
          <w:lang w:val="vi-VN"/>
        </w:rPr>
        <w:t>Ví dụ:</w:t>
      </w:r>
      <w:r>
        <w:rPr>
          <w:bCs/>
          <w:lang w:val="vi-VN"/>
        </w:rPr>
        <w:t xml:space="preserve">  </w:t>
      </w:r>
      <w:r>
        <w:rPr>
          <w:bCs/>
          <w:lang w:val="vi-VN"/>
        </w:rPr>
        <w:object w:dxaOrig="2500" w:dyaOrig="420">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125pt;height:21pt" filled="f" o:ole="">
            <v:imagedata r:id="rId56" o:title=""/>
          </v:shape>
          <o:OLEObject Type="Embed" ProgID="" ShapeID="ole_rId55" DrawAspect="Content" ObjectID="_1072960457" r:id="rId55"/>
        </w:object>
      </w:r>
    </w:p>
    <w:p>
      <w:pPr>
        <w:pStyle w:val="Normal"/>
        <w:rPr/>
      </w:pPr>
      <w:r>
        <w:rPr>
          <w:b/>
          <w:bCs/>
          <w:lang w:val="fr-FR"/>
        </w:rPr>
        <w:t>(6)  Viết sai các phản ứng nhiệt phân</w:t>
      </w:r>
    </w:p>
    <w:p>
      <w:pPr>
        <w:pStyle w:val="Normal"/>
        <w:rPr/>
      </w:pPr>
      <w:r>
        <w:rPr>
          <w:rFonts w:eastAsia="Times New Roman"/>
          <w:b/>
          <w:bCs/>
          <w:lang w:val="fr-FR"/>
        </w:rPr>
        <w:t xml:space="preserve">      </w:t>
      </w:r>
      <w:r>
        <w:rPr>
          <w:bCs/>
          <w:lang w:val="vi-VN"/>
        </w:rPr>
        <w:t>Thường viết sai sản phẩm của phản ứng nhiệt phân kém đốt cháy:</w:t>
      </w:r>
    </w:p>
    <w:p>
      <w:pPr>
        <w:pStyle w:val="Normal"/>
        <w:rPr>
          <w:bCs/>
          <w:lang w:val="vi-VN"/>
        </w:rPr>
      </w:pPr>
      <w:r>
        <w:rPr>
          <w:bCs/>
          <w:lang w:val="vi-VN"/>
        </w:rPr>
        <w:tab/>
        <w:tab/>
      </w:r>
      <w:r>
        <w:rPr/>
        <w:object w:dxaOrig="3300" w:dyaOrig="880">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165pt;height:44pt" filled="f" o:ole="">
            <v:imagedata r:id="rId58" o:title=""/>
          </v:shape>
          <o:OLEObject Type="Embed" ProgID="" ShapeID="ole_rId57" DrawAspect="Content" ObjectID="_1917923948" r:id="rId57"/>
        </w:object>
      </w:r>
    </w:p>
    <w:p>
      <w:pPr>
        <w:pStyle w:val="Normal"/>
        <w:rPr>
          <w:b/>
          <w:color w:val="0000FF"/>
          <w:lang w:val="vi-VN"/>
        </w:rPr>
      </w:pPr>
      <w:r>
        <w:rPr>
          <w:b/>
          <w:bCs/>
          <w:lang w:val="vi-VN"/>
        </w:rPr>
        <w:t>(7)  Quên cân bằng phản ứng</w:t>
      </w:r>
    </w:p>
    <w:p>
      <w:pPr>
        <w:pStyle w:val="Normal"/>
        <w:rPr>
          <w:color w:val="000000"/>
          <w:lang w:val="vi-VN"/>
        </w:rPr>
      </w:pPr>
      <w:r>
        <w:rPr>
          <w:rFonts w:eastAsia="Times New Roman"/>
          <w:color w:val="000000"/>
          <w:lang w:val="vi-VN"/>
        </w:rPr>
        <w:t xml:space="preserve">       </w:t>
      </w:r>
      <w:r>
        <w:rPr>
          <w:b/>
          <w:color w:val="000000"/>
          <w:lang w:val="vi-VN"/>
        </w:rPr>
        <w:t>Ví dụ:</w:t>
      </w:r>
      <w:r>
        <w:rPr>
          <w:color w:val="000000"/>
          <w:lang w:val="vi-VN"/>
        </w:rPr>
        <w:t xml:space="preserve"> </w:t>
      </w:r>
      <w:r>
        <w:rPr/>
        <w:object w:dxaOrig="3320" w:dyaOrig="420">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166pt;height:21pt" filled="f" o:ole="">
            <v:imagedata r:id="rId60" o:title=""/>
          </v:shape>
          <o:OLEObject Type="Embed" ProgID="" ShapeID="ole_rId59" DrawAspect="Content" ObjectID="_2143016809" r:id="rId59"/>
        </w:object>
      </w:r>
    </w:p>
    <w:p>
      <w:pPr>
        <w:pStyle w:val="Normal"/>
        <w:rPr>
          <w:b/>
          <w:color w:val="0000FF"/>
          <w:lang w:val="vi-VN"/>
        </w:rPr>
      </w:pPr>
      <w:r>
        <w:rPr>
          <w:b/>
          <w:color w:val="0000FF"/>
          <w:lang w:val="fr-FR"/>
        </w:rPr>
        <w:t xml:space="preserve">9. </w:t>
      </w:r>
      <w:r>
        <w:rPr>
          <w:b/>
          <w:color w:val="0000FF"/>
          <w:lang w:val="vi-VN"/>
        </w:rPr>
        <w:t xml:space="preserve">Liên kết </w:t>
      </w:r>
      <w:r>
        <w:rPr>
          <w:b/>
          <w:color w:val="0000FF"/>
          <w:lang w:val="fr-FR"/>
        </w:rPr>
        <w:t>ϭ</w:t>
      </w:r>
      <w:r>
        <w:rPr>
          <w:b/>
          <w:color w:val="0000FF"/>
          <w:lang w:val="vi-VN"/>
        </w:rPr>
        <w:t xml:space="preserve">, </w:t>
      </w:r>
      <w:r>
        <w:rPr>
          <w:b/>
          <w:color w:val="0000FF"/>
          <w:lang w:val="fr-FR"/>
        </w:rPr>
        <w:t>π</w:t>
      </w:r>
    </w:p>
    <w:p>
      <w:pPr>
        <w:pStyle w:val="Normal"/>
        <w:rPr>
          <w:b/>
          <w:color w:val="000000"/>
          <w:lang w:val="fr-FR"/>
        </w:rPr>
      </w:pPr>
      <w:r>
        <w:rPr>
          <w:b/>
          <w:color w:val="000000"/>
          <w:lang w:val="fr-FR"/>
        </w:rPr>
        <w:t>Nhầm lẫn giữa các khái niệm :</w:t>
      </w:r>
    </w:p>
    <w:p>
      <w:pPr>
        <w:pStyle w:val="Normal"/>
        <w:ind w:firstLine="720" w:right="0"/>
        <w:rPr>
          <w:color w:val="000000"/>
          <w:lang w:val="fr-FR"/>
        </w:rPr>
      </w:pPr>
      <w:r>
        <w:rPr>
          <w:color w:val="000000"/>
          <w:lang w:val="fr-FR"/>
        </w:rPr>
        <w:t>a. Liên kết đơn là liên kết ϭ (xích ma)</w:t>
      </w:r>
    </w:p>
    <w:p>
      <w:pPr>
        <w:pStyle w:val="Normal"/>
        <w:ind w:firstLine="720" w:right="0"/>
        <w:rPr>
          <w:color w:val="000000"/>
          <w:lang w:val="fr-FR"/>
        </w:rPr>
      </w:pPr>
      <w:r>
        <w:rPr>
          <w:color w:val="000000"/>
          <w:lang w:val="fr-FR"/>
        </w:rPr>
        <w:tab/>
        <w:t xml:space="preserve">+ Liên kết ϭ giữa </w:t>
      </w:r>
      <w:r>
        <w:rPr>
          <w:color w:val="000000"/>
          <w:lang w:val="fr-FR"/>
        </w:rPr>
        <w:object w:dxaOrig="460" w:dyaOrig="260">
          <v:shapetype id="_x0000_tole_rId61" coordsize="21600,21600" o:spt="ole_rId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23pt;height:13pt" filled="f" o:ole="">
            <v:imagedata r:id="rId62" o:title=""/>
          </v:shape>
          <o:OLEObject Type="Embed" ProgID="" ShapeID="ole_rId61" DrawAspect="Content" ObjectID="_86201602" r:id="rId61"/>
        </w:object>
      </w:r>
    </w:p>
    <w:p>
      <w:pPr>
        <w:pStyle w:val="Normal"/>
        <w:ind w:firstLine="720" w:right="0"/>
        <w:rPr>
          <w:color w:val="000000"/>
          <w:lang w:val="fr-FR"/>
        </w:rPr>
      </w:pPr>
      <w:r>
        <w:rPr>
          <w:color w:val="000000"/>
          <w:lang w:val="fr-FR"/>
        </w:rPr>
        <w:tab/>
        <w:t xml:space="preserve">+ Liên kế ϭ giữa </w:t>
      </w:r>
      <w:r>
        <w:rPr>
          <w:color w:val="000000"/>
          <w:lang w:val="fr-FR"/>
        </w:rPr>
        <w:object w:dxaOrig="480" w:dyaOrig="260">
          <v:shapetype id="_x0000_tole_rId63" coordsize="21600,21600" o:spt="ole_rId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24pt;height:13pt" filled="f" o:ole="">
            <v:imagedata r:id="rId64" o:title=""/>
          </v:shape>
          <o:OLEObject Type="Embed" ProgID="" ShapeID="ole_rId63" DrawAspect="Content" ObjectID="_1602985661" r:id="rId63"/>
        </w:object>
      </w:r>
    </w:p>
    <w:p>
      <w:pPr>
        <w:pStyle w:val="Normal"/>
        <w:ind w:firstLine="720" w:right="0"/>
        <w:rPr/>
      </w:pPr>
      <w:r>
        <w:rPr>
          <w:color w:val="000000"/>
          <w:lang w:val="fr-FR"/>
        </w:rPr>
        <w:t xml:space="preserve">b. Liên kết đôi = 1liên kết ϭ + 1 liên kết </w:t>
      </w:r>
      <w:r>
        <w:rPr>
          <w:rFonts w:cs="Cambria Math" w:ascii="Cambria Math" w:hAnsi="Cambria Math"/>
          <w:color w:val="000000"/>
          <w:lang w:val="fr-FR"/>
        </w:rPr>
        <w:t>π (pi)</w:t>
      </w:r>
    </w:p>
    <w:p>
      <w:pPr>
        <w:pStyle w:val="Normal"/>
        <w:ind w:firstLine="720" w:right="0"/>
        <w:rPr/>
      </w:pPr>
      <w:r>
        <w:rPr>
          <w:rFonts w:cs="Cambria Math" w:ascii="Cambria Math" w:hAnsi="Cambria Math"/>
          <w:color w:val="000000"/>
          <w:lang w:val="fr-FR"/>
        </w:rPr>
        <w:t xml:space="preserve">c. Liên kết ba = </w:t>
      </w:r>
      <w:r>
        <w:rPr>
          <w:color w:val="000000"/>
          <w:lang w:val="fr-FR"/>
        </w:rPr>
        <w:t xml:space="preserve">1liên kết ϭ + 2 liên kết </w:t>
      </w:r>
      <w:r>
        <w:rPr>
          <w:rFonts w:cs="Cambria Math" w:ascii="Cambria Math" w:hAnsi="Cambria Math"/>
          <w:color w:val="000000"/>
          <w:lang w:val="fr-FR"/>
        </w:rPr>
        <w:t>π (pi)</w:t>
      </w:r>
    </w:p>
    <w:p>
      <w:pPr>
        <w:pStyle w:val="Normal"/>
        <w:ind w:firstLine="720" w:right="0"/>
        <w:rPr/>
      </w:pPr>
      <w:r>
        <w:rPr>
          <w:rFonts w:cs="Cambria Math" w:ascii="Cambria Math" w:hAnsi="Cambria Math"/>
          <w:color w:val="000000"/>
        </w:rPr>
        <w:t xml:space="preserve">d. Độ không no và liên kết </w:t>
      </w:r>
      <w:r>
        <w:rPr>
          <w:rFonts w:cs="Cambria Math" w:ascii="Cambria Math" w:hAnsi="Cambria Math"/>
          <w:color w:val="000000"/>
          <w:lang w:val="fr-FR"/>
        </w:rPr>
        <w:t>π</w:t>
      </w:r>
      <w:r>
        <w:rPr>
          <w:rFonts w:cs="Cambria Math" w:ascii="Cambria Math" w:hAnsi="Cambria Math"/>
          <w:color w:val="000000"/>
        </w:rPr>
        <w:t> :</w:t>
      </w:r>
    </w:p>
    <w:p>
      <w:pPr>
        <w:pStyle w:val="Normal"/>
        <w:ind w:firstLine="720" w:right="0"/>
        <w:rPr>
          <w:rFonts w:ascii="Cambria Math" w:hAnsi="Cambria Math" w:cs="Cambria Math"/>
          <w:color w:val="000000"/>
        </w:rPr>
      </w:pPr>
      <w:r>
        <w:rPr>
          <w:rFonts w:cs="Cambria Math" w:ascii="Cambria Math" w:hAnsi="Cambria Math"/>
          <w:color w:val="000000"/>
        </w:rPr>
        <w:tab/>
        <w:t>+ Hợp chất: C</w:t>
      </w:r>
      <w:r>
        <w:rPr>
          <w:rFonts w:cs="Cambria Math" w:ascii="Cambria Math" w:hAnsi="Cambria Math"/>
          <w:color w:val="000000"/>
          <w:vertAlign w:val="subscript"/>
        </w:rPr>
        <w:t>x</w:t>
      </w:r>
      <w:r>
        <w:rPr>
          <w:rFonts w:cs="Cambria Math" w:ascii="Cambria Math" w:hAnsi="Cambria Math"/>
          <w:color w:val="000000"/>
        </w:rPr>
        <w:t>H</w:t>
      </w:r>
      <w:r>
        <w:rPr>
          <w:rFonts w:cs="Cambria Math" w:ascii="Cambria Math" w:hAnsi="Cambria Math"/>
          <w:color w:val="000000"/>
          <w:vertAlign w:val="subscript"/>
        </w:rPr>
        <w:t>y</w:t>
      </w:r>
      <w:r>
        <w:rPr>
          <w:rFonts w:cs="Cambria Math" w:ascii="Cambria Math" w:hAnsi="Cambria Math"/>
          <w:color w:val="000000"/>
        </w:rPr>
        <w:t>O</w:t>
      </w:r>
      <w:r>
        <w:rPr>
          <w:rFonts w:cs="Cambria Math" w:ascii="Cambria Math" w:hAnsi="Cambria Math"/>
          <w:color w:val="000000"/>
          <w:vertAlign w:val="subscript"/>
        </w:rPr>
        <w:t>z</w:t>
      </w:r>
      <w:r>
        <w:rPr>
          <w:rFonts w:cs="Cambria Math" w:ascii="Cambria Math" w:hAnsi="Cambria Math"/>
          <w:color w:val="000000"/>
        </w:rPr>
        <w:t>N</w:t>
      </w:r>
      <w:r>
        <w:rPr>
          <w:rFonts w:cs="Cambria Math" w:ascii="Cambria Math" w:hAnsi="Cambria Math"/>
          <w:color w:val="000000"/>
          <w:vertAlign w:val="subscript"/>
        </w:rPr>
        <w:t>t</w:t>
      </w:r>
      <w:r>
        <w:rPr>
          <w:rFonts w:cs="Cambria Math" w:ascii="Cambria Math" w:hAnsi="Cambria Math"/>
          <w:color w:val="000000"/>
        </w:rPr>
        <w:t>: Độ không no (k)=</w:t>
      </w:r>
      <w:r>
        <w:rPr>
          <w:rFonts w:cs="Cambria Math" w:ascii="Cambria Math" w:hAnsi="Cambria Math"/>
          <w:color w:val="000000"/>
        </w:rPr>
        <w:object w:dxaOrig="999" w:dyaOrig="620">
          <v:shapetype id="_x0000_tole_rId65" coordsize="21600,21600" o:spt="ole_rId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49.95pt;height:31pt" filled="f" o:ole="">
            <v:imagedata r:id="rId66" o:title=""/>
          </v:shape>
          <o:OLEObject Type="Embed" ProgID="" ShapeID="ole_rId65" DrawAspect="Content" ObjectID="_1167546577" r:id="rId65"/>
        </w:object>
      </w:r>
    </w:p>
    <w:p>
      <w:pPr>
        <w:pStyle w:val="Normal"/>
        <w:ind w:firstLine="720" w:right="0"/>
        <w:rPr>
          <w:rFonts w:ascii="Cambria Math" w:hAnsi="Cambria Math" w:cs="Cambria Math"/>
          <w:color w:val="000000"/>
        </w:rPr>
      </w:pPr>
      <w:r>
        <w:rPr>
          <w:rFonts w:cs="Cambria Math" w:ascii="Cambria Math" w:hAnsi="Cambria Math"/>
          <w:color w:val="000000"/>
        </w:rPr>
        <w:tab/>
        <w:t xml:space="preserve">+ Độ không no = số liên kết </w:t>
      </w:r>
      <w:r>
        <w:rPr>
          <w:rFonts w:cs="Cambria Math" w:ascii="Cambria Math" w:hAnsi="Cambria Math"/>
          <w:color w:val="000000"/>
          <w:lang w:val="fr-FR"/>
        </w:rPr>
        <w:t>π</w:t>
      </w:r>
      <w:r>
        <w:rPr>
          <w:rFonts w:cs="Cambria Math" w:ascii="Cambria Math" w:hAnsi="Cambria Math"/>
          <w:color w:val="000000"/>
        </w:rPr>
        <w:t xml:space="preserve"> + số vòng</w:t>
      </w:r>
    </w:p>
    <w:p>
      <w:pPr>
        <w:pStyle w:val="Normal"/>
        <w:rPr/>
      </w:pPr>
      <w:r>
        <w:rPr>
          <w:b/>
          <w:color w:val="0000FF"/>
          <w:lang w:val="fr-FR"/>
        </w:rPr>
        <w:t>10. Trung bình</w:t>
      </w:r>
    </w:p>
    <w:p>
      <w:pPr>
        <w:pStyle w:val="Normal"/>
        <w:ind w:firstLine="720" w:right="0"/>
        <w:rPr>
          <w:i/>
          <w:i/>
          <w:lang w:val="fr-FR"/>
        </w:rPr>
      </w:pPr>
      <w:r>
        <w:rPr>
          <w:i/>
          <w:lang w:val="fr-FR"/>
        </w:rPr>
        <w:t>a. Quên cách tính số nguyên tử C, H trung bình trong hợp chất hữu cơ :</w:t>
      </w:r>
    </w:p>
    <w:p>
      <w:pPr>
        <w:pStyle w:val="Normal"/>
        <w:ind w:firstLine="720" w:right="0"/>
        <w:rPr/>
      </w:pPr>
      <w:r>
        <w:rPr>
          <w:lang w:val="fr-FR"/>
        </w:rPr>
        <w:t xml:space="preserve">Số nguyên tử : </w:t>
      </w:r>
      <w:r>
        <w:rPr/>
        <w:object w:dxaOrig="5960" w:dyaOrig="420">
          <v:shapetype id="_x0000_tole_rId67" coordsize="21600,21600" o:spt="ole_rId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298pt;height:21pt" filled="f" o:ole="">
            <v:imagedata r:id="rId68" o:title=""/>
          </v:shape>
          <o:OLEObject Type="Embed" ProgID="" ShapeID="ole_rId67" DrawAspect="Content" ObjectID="_2112477181" r:id="rId67"/>
        </w:object>
      </w:r>
      <w:r>
        <w:rPr>
          <w:lang w:val="fr-FR"/>
        </w:rPr>
        <w:t xml:space="preserve"> </w:t>
      </w:r>
    </w:p>
    <w:p>
      <w:pPr>
        <w:pStyle w:val="Normal"/>
        <w:ind w:firstLine="720" w:right="0"/>
        <w:rPr/>
      </w:pPr>
      <w:r>
        <w:rPr>
          <w:i/>
          <w:lang w:val="fr-FR"/>
        </w:rPr>
        <w:t xml:space="preserve">b. Nhầm lẫn khi tính được </w:t>
      </w:r>
      <w:r>
        <w:rPr>
          <w:i/>
          <w:lang w:val="fr-FR"/>
        </w:rPr>
        <w:object w:dxaOrig="300" w:dyaOrig="320">
          <v:shapetype id="_x0000_tole_rId69" coordsize="21600,21600" o:spt="ole_rId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15pt;height:16pt" filled="f" o:ole="">
            <v:imagedata r:id="rId70" o:title=""/>
          </v:shape>
          <o:OLEObject Type="Embed" ProgID="" ShapeID="ole_rId69" DrawAspect="Content" ObjectID="_1023313140" r:id="rId69"/>
        </w:object>
      </w:r>
      <w:r>
        <w:rPr>
          <w:lang w:val="fr-FR"/>
        </w:rPr>
        <w:t xml:space="preserve">→ </w:t>
      </w:r>
      <w:r>
        <w:rPr>
          <w:i/>
          <w:lang w:val="fr-FR"/>
        </w:rPr>
        <w:t>suy ra luôn :</w:t>
      </w:r>
    </w:p>
    <w:p>
      <w:pPr>
        <w:pStyle w:val="Normal"/>
        <w:ind w:firstLine="720" w:right="0"/>
        <w:rPr>
          <w:lang w:val="fr-FR"/>
        </w:rPr>
      </w:pPr>
      <w:r>
        <w:rPr>
          <w:lang w:val="fr-FR"/>
        </w:rPr>
        <w:t xml:space="preserve">+ Hai hợp chất hữu cơ thuộc dãy đồng đẳng kế tiếp → </w:t>
      </w:r>
      <w:r>
        <w:rPr>
          <w:b/>
          <w:lang w:val="fr-FR"/>
        </w:rPr>
        <w:t>sai</w:t>
      </w:r>
    </w:p>
    <w:p>
      <w:pPr>
        <w:pStyle w:val="Normal"/>
        <w:rPr/>
      </w:pPr>
      <w:r>
        <w:rPr>
          <w:b/>
          <w:color w:val="0000FF"/>
          <w:lang w:val="fr-FR"/>
        </w:rPr>
        <w:tab/>
      </w:r>
      <w:r>
        <w:rPr>
          <w:lang w:val="fr-FR"/>
        </w:rPr>
        <w:t>+</w:t>
      </w:r>
      <w:r>
        <w:rPr>
          <w:b/>
          <w:color w:val="0000FF"/>
          <w:lang w:val="fr-FR"/>
        </w:rPr>
        <w:t xml:space="preserve"> </w:t>
      </w:r>
      <w:r>
        <w:rPr>
          <w:lang w:val="fr-FR"/>
        </w:rPr>
        <w:t xml:space="preserve">Hai nguyên tố thuộc cùng một nhóm và hai chu kief liên tiếp → </w:t>
      </w:r>
      <w:r>
        <w:rPr>
          <w:b/>
          <w:lang w:val="fr-FR"/>
        </w:rPr>
        <w:t>sai</w:t>
      </w:r>
    </w:p>
    <w:p>
      <w:pPr>
        <w:pStyle w:val="Normal"/>
        <w:rPr/>
      </w:pPr>
      <w:r>
        <w:rPr>
          <w:b/>
          <w:lang w:val="fr-FR"/>
        </w:rPr>
        <w:tab/>
      </w:r>
      <w:r>
        <w:rPr>
          <w:i/>
          <w:lang w:val="fr-FR"/>
        </w:rPr>
        <w:t xml:space="preserve">c. Áp dụng sai công thức đường chéo : </w:t>
      </w:r>
      <w:r>
        <w:rPr>
          <w:lang w:val="fr-FR"/>
        </w:rPr>
        <w:t>(M</w:t>
      </w:r>
      <w:r>
        <w:rPr>
          <w:vertAlign w:val="subscript"/>
          <w:lang w:val="fr-FR"/>
        </w:rPr>
        <w:t>1</w:t>
      </w:r>
      <w:r>
        <w:rPr>
          <w:lang w:val="fr-FR"/>
        </w:rPr>
        <w:t xml:space="preserve"> &lt; </w:t>
      </w:r>
      <w:r>
        <w:rPr>
          <w:lang w:val="fr-FR"/>
        </w:rPr>
        <w:object w:dxaOrig="300" w:dyaOrig="320">
          <v:shapetype id="_x0000_tole_rId71" coordsize="21600,21600" o:spt="ole_rId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15pt;height:16pt" filled="f" o:ole="">
            <v:imagedata r:id="rId72" o:title=""/>
          </v:shape>
          <o:OLEObject Type="Embed" ProgID="" ShapeID="ole_rId71" DrawAspect="Content" ObjectID="_2043285963" r:id="rId71"/>
        </w:object>
      </w:r>
      <w:r>
        <w:rPr>
          <w:lang w:val="fr-FR"/>
        </w:rPr>
        <w:t>&lt; M</w:t>
      </w:r>
      <w:r>
        <w:rPr>
          <w:vertAlign w:val="subscript"/>
          <w:lang w:val="fr-FR"/>
        </w:rPr>
        <w:t>2</w:t>
      </w:r>
      <w:r>
        <w:rPr>
          <w:lang w:val="fr-FR"/>
        </w:rPr>
        <w:t>)</w:t>
      </w:r>
    </w:p>
    <w:p>
      <w:pPr>
        <w:pStyle w:val="Normal"/>
        <w:rPr>
          <w:lang w:val="fr-FR"/>
        </w:rPr>
      </w:pPr>
      <w:r>
        <w:rPr>
          <w:lang w:val="fr-FR"/>
        </w:rPr>
        <w:tab/>
      </w:r>
      <w:r>
        <w:rPr/>
        <w:object w:dxaOrig="5920" w:dyaOrig="880">
          <v:shapetype id="_x0000_tole_rId73" coordsize="21600,21600" o:spt="ole_rId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296pt;height:44pt" filled="f" o:ole="">
            <v:imagedata r:id="rId74" o:title=""/>
          </v:shape>
          <o:OLEObject Type="Embed" ProgID="" ShapeID="ole_rId73" DrawAspect="Content" ObjectID="_2046593428" r:id="rId73"/>
        </w:object>
      </w:r>
    </w:p>
    <w:p>
      <w:pPr>
        <w:pStyle w:val="Normal"/>
        <w:rPr>
          <w:b/>
          <w:color w:val="FF0000"/>
          <w:lang w:val="fr-FR"/>
        </w:rPr>
      </w:pPr>
      <w:r>
        <w:rPr>
          <w:b/>
          <w:color w:val="FF0000"/>
          <w:lang w:val="fr-FR"/>
        </w:rPr>
        <w:t>B. PHÂN TÍCH</w:t>
      </w:r>
    </w:p>
    <w:p>
      <w:pPr>
        <w:pStyle w:val="Normal"/>
        <w:rPr>
          <w:b/>
          <w:color w:val="0000FF"/>
          <w:lang w:val="fr-FR"/>
        </w:rPr>
      </w:pPr>
      <w:r>
        <w:rPr>
          <w:b/>
          <w:color w:val="0000FF"/>
          <w:lang w:val="fr-FR"/>
        </w:rPr>
        <w:t>1. LỖI SAI 01: THỨ TỰ</w:t>
      </w:r>
    </w:p>
    <w:p>
      <w:pPr>
        <w:pStyle w:val="Normal"/>
        <w:jc w:val="center"/>
        <w:rPr>
          <w:b/>
          <w:color w:val="00B050"/>
          <w:lang w:val="vi-VN"/>
        </w:rPr>
      </w:pPr>
      <w:r>
        <w:rPr>
          <w:b/>
          <w:color w:val="00B050"/>
          <w:lang w:val="vi-VN"/>
        </w:rPr>
        <w:t>Lý thuyết</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pPr>
            <w:r>
              <w:rPr>
                <w:b/>
                <w:lang w:val="vi-VN"/>
              </w:rPr>
              <w:t xml:space="preserve">Viết đúng </w:t>
            </w:r>
            <w:r>
              <w:rPr>
                <w:b/>
                <w:i/>
                <w:lang w:val="vi-VN"/>
              </w:rPr>
              <w:t>thứ tự</w:t>
            </w:r>
            <w:r>
              <w:rPr>
                <w:b/>
                <w:lang w:val="vi-VN"/>
              </w:rPr>
              <w:t xml:space="preserve"> phản ứng </w:t>
            </w:r>
            <w:r>
              <w:rPr>
                <w:b/>
                <w:i/>
                <w:lang w:val="vi-VN"/>
              </w:rPr>
              <w:t>trước, sau</w:t>
            </w:r>
            <w:r>
              <w:rPr>
                <w:b/>
                <w:lang w:val="vi-VN"/>
              </w:rPr>
              <w:t xml:space="preserve"> của các chất. Một số bài toán thường gặp và thứ tự đúng như sau:</w:t>
            </w:r>
          </w:p>
          <w:p>
            <w:pPr>
              <w:pStyle w:val="Normal"/>
              <w:rPr/>
            </w:pPr>
            <w:r>
              <w:rPr>
                <w:rFonts w:eastAsia="Times New Roman"/>
                <w:i/>
                <w:lang w:val="vi-VN"/>
              </w:rPr>
              <w:t xml:space="preserve">    </w:t>
            </w:r>
            <w:r>
              <w:rPr>
                <w:i/>
                <w:lang w:val="vi-VN"/>
              </w:rPr>
              <w:t>a. Phản ứng oxi hóa- khử:</w:t>
            </w:r>
            <w:r>
              <w:rPr>
                <w:lang w:val="vi-VN"/>
              </w:rPr>
              <w:t xml:space="preserve"> Tuân theo trật tự trong dãy điện hóa</w:t>
            </w:r>
          </w:p>
          <w:p>
            <w:pPr>
              <w:pStyle w:val="Normal"/>
              <w:rPr/>
            </w:pPr>
            <w:r>
              <w:rPr>
                <w:rFonts w:eastAsia="Times New Roman"/>
                <w:lang w:val="vi-VN"/>
              </w:rPr>
              <w:t xml:space="preserve">    </w:t>
            </w:r>
            <w:r>
              <w:rPr/>
              <w:t>+ Cho Zn vào dung dịch gồm H</w:t>
            </w:r>
            <w:r>
              <w:rPr>
                <w:vertAlign w:val="subscript"/>
              </w:rPr>
              <w:t>2</w:t>
            </w:r>
            <w:r>
              <w:rPr/>
              <w:t>SO</w:t>
            </w:r>
            <w:r>
              <w:rPr>
                <w:vertAlign w:val="subscript"/>
              </w:rPr>
              <w:t>4</w:t>
            </w:r>
            <w:r>
              <w:rPr/>
              <w:t xml:space="preserve"> và CuSO</w:t>
            </w:r>
            <w:r>
              <w:rPr>
                <w:vertAlign w:val="subscript"/>
              </w:rPr>
              <w:t>4</w:t>
            </w:r>
            <w:r>
              <w:rPr/>
              <w:t xml:space="preserve">: </w:t>
            </w:r>
          </w:p>
          <w:p>
            <w:pPr>
              <w:pStyle w:val="Normal"/>
              <w:rPr/>
            </w:pPr>
            <w:r>
              <w:rPr>
                <w:rFonts w:eastAsia="Times New Roman"/>
              </w:rPr>
              <w:t xml:space="preserve">     </w:t>
            </w:r>
            <w:r>
              <w:rPr/>
              <w:t>Zn + CuSO</w:t>
            </w:r>
            <w:r>
              <w:rPr>
                <w:vertAlign w:val="subscript"/>
              </w:rPr>
              <w:t xml:space="preserve">4 </w:t>
            </w:r>
            <w:r>
              <w:rPr/>
              <w:t>→</w:t>
            </w:r>
            <w:r>
              <w:rPr>
                <w:vertAlign w:val="subscript"/>
              </w:rPr>
              <w:t xml:space="preserve">  </w:t>
            </w:r>
            <w:r>
              <w:rPr/>
              <w:t>ZnSO</w:t>
            </w:r>
            <w:r>
              <w:rPr>
                <w:vertAlign w:val="subscript"/>
              </w:rPr>
              <w:t>4</w:t>
            </w:r>
            <w:r>
              <w:rPr/>
              <w:t xml:space="preserve"> + Cu;</w:t>
              <w:tab/>
              <w:tab/>
            </w:r>
            <w:r>
              <w:rPr/>
              <w:object w:dxaOrig="2720" w:dyaOrig="380">
                <v:shapetype id="_x0000_tole_rId75" coordsize="21600,21600" o:spt="ole_rId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136pt;height:19pt" filled="f" o:ole="">
                  <v:imagedata r:id="rId76" o:title=""/>
                </v:shape>
                <o:OLEObject Type="Embed" ProgID="" ShapeID="ole_rId75" DrawAspect="Content" ObjectID="_1110379056" r:id="rId75"/>
              </w:object>
            </w:r>
          </w:p>
          <w:p>
            <w:pPr>
              <w:pStyle w:val="Normal"/>
              <w:rPr/>
            </w:pPr>
            <w:r>
              <w:rPr>
                <w:rFonts w:eastAsia="Times New Roman"/>
              </w:rPr>
              <w:t xml:space="preserve">     </w:t>
            </w:r>
            <w:r>
              <w:rPr/>
              <w:t>+ Cho Fe vào dung dịch Fe</w:t>
            </w:r>
            <w:r>
              <w:rPr>
                <w:vertAlign w:val="subscript"/>
              </w:rPr>
              <w:t>2</w:t>
            </w:r>
            <w:r>
              <w:rPr/>
              <w:t>(SO</w:t>
            </w:r>
            <w:r>
              <w:rPr>
                <w:vertAlign w:val="subscript"/>
              </w:rPr>
              <w:t>4</w:t>
            </w:r>
            <w:r>
              <w:rPr/>
              <w:t>)</w:t>
            </w:r>
            <w:r>
              <w:rPr>
                <w:vertAlign w:val="subscript"/>
              </w:rPr>
              <w:t>3</w:t>
            </w:r>
            <w:r>
              <w:rPr/>
              <w:t xml:space="preserve"> và CuSO</w:t>
            </w:r>
            <w:r>
              <w:rPr>
                <w:vertAlign w:val="subscript"/>
              </w:rPr>
              <w:t>4</w:t>
            </w:r>
            <w:r>
              <w:rPr/>
              <w:t>:</w:t>
            </w:r>
          </w:p>
          <w:p>
            <w:pPr>
              <w:pStyle w:val="Normal"/>
              <w:rPr/>
            </w:pPr>
            <w:r>
              <w:rPr>
                <w:rFonts w:eastAsia="Times New Roman"/>
              </w:rPr>
              <w:t xml:space="preserve">      </w:t>
            </w:r>
            <w:r>
              <w:rPr/>
              <w:t>Fe + Fe</w:t>
            </w:r>
            <w:r>
              <w:rPr>
                <w:vertAlign w:val="subscript"/>
              </w:rPr>
              <w:t>2</w:t>
            </w:r>
            <w:r>
              <w:rPr/>
              <w:t>(SO</w:t>
            </w:r>
            <w:r>
              <w:rPr>
                <w:vertAlign w:val="subscript"/>
              </w:rPr>
              <w:t>4</w:t>
            </w:r>
            <w:r>
              <w:rPr/>
              <w:t>)</w:t>
            </w:r>
            <w:r>
              <w:rPr>
                <w:vertAlign w:val="subscript"/>
              </w:rPr>
              <w:t xml:space="preserve">3 </w:t>
            </w:r>
            <w:r>
              <w:rPr/>
              <w:t>→ 3FeSO</w:t>
            </w:r>
            <w:r>
              <w:rPr>
                <w:vertAlign w:val="subscript"/>
              </w:rPr>
              <w:t>4</w:t>
            </w:r>
            <w:r>
              <w:rPr/>
              <w:tab/>
              <w:tab/>
              <w:t>Fe + CuSO</w:t>
            </w:r>
            <w:r>
              <w:rPr>
                <w:vertAlign w:val="subscript"/>
              </w:rPr>
              <w:t xml:space="preserve">4 </w:t>
            </w:r>
            <w:r>
              <w:rPr/>
              <w:t>→ FeSO</w:t>
            </w:r>
            <w:r>
              <w:rPr>
                <w:vertAlign w:val="subscript"/>
              </w:rPr>
              <w:t xml:space="preserve">4 </w:t>
            </w:r>
            <w:r>
              <w:rPr/>
              <w:t>+ Cu</w:t>
            </w:r>
          </w:p>
          <w:p>
            <w:pPr>
              <w:pStyle w:val="Normal"/>
              <w:rPr/>
            </w:pPr>
            <w:r>
              <w:rPr>
                <w:rFonts w:eastAsia="Times New Roman"/>
                <w:lang w:val="vi-VN"/>
              </w:rPr>
              <w:t xml:space="preserve">     </w:t>
            </w:r>
            <w:r>
              <w:rPr>
                <w:lang w:val="vi-VN"/>
              </w:rPr>
              <w:t>+ Cho hỗn hợp Fe và Zn vào dung dịch AgNO</w:t>
            </w:r>
            <w:r>
              <w:rPr>
                <w:vertAlign w:val="subscript"/>
                <w:lang w:val="vi-VN"/>
              </w:rPr>
              <w:t>3</w:t>
            </w:r>
            <w:r>
              <w:rPr>
                <w:lang w:val="vi-VN"/>
              </w:rPr>
              <w:t xml:space="preserve"> dư:</w:t>
            </w:r>
          </w:p>
          <w:p>
            <w:pPr>
              <w:pStyle w:val="Normal"/>
              <w:rPr>
                <w:lang w:val="vi-VN"/>
              </w:rPr>
            </w:pPr>
            <w:r>
              <w:rPr>
                <w:rFonts w:eastAsia="Times New Roman"/>
                <w:lang w:val="vi-VN"/>
              </w:rPr>
              <w:t xml:space="preserve">     </w:t>
            </w:r>
            <w:r>
              <w:rPr/>
              <w:object w:dxaOrig="3860" w:dyaOrig="1219">
                <v:shapetype id="_x0000_tole_rId77" coordsize="21600,21600" o:spt="ole_rId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193pt;height:60.95pt" filled="f" o:ole="">
                  <v:imagedata r:id="rId78" o:title=""/>
                </v:shape>
                <o:OLEObject Type="Embed" ProgID="" ShapeID="ole_rId77" DrawAspect="Content" ObjectID="_518746015" r:id="rId77"/>
              </w:object>
            </w:r>
          </w:p>
          <w:p>
            <w:pPr>
              <w:pStyle w:val="Normal"/>
              <w:rPr/>
            </w:pPr>
            <w:r>
              <w:rPr>
                <w:rFonts w:eastAsia="Times New Roman"/>
                <w:lang w:val="vi-VN"/>
              </w:rPr>
              <w:t xml:space="preserve">     </w:t>
            </w:r>
            <w:r>
              <w:rPr>
                <w:lang w:val="vi-VN"/>
              </w:rPr>
              <w:t>+ Cho AgNO</w:t>
            </w:r>
            <w:r>
              <w:rPr>
                <w:vertAlign w:val="subscript"/>
                <w:lang w:val="vi-VN"/>
              </w:rPr>
              <w:t>3</w:t>
            </w:r>
            <w:r>
              <w:rPr>
                <w:lang w:val="vi-VN"/>
              </w:rPr>
              <w:t xml:space="preserve"> dư vào dung dịch HCl và FeCl</w:t>
            </w:r>
            <w:r>
              <w:rPr>
                <w:vertAlign w:val="subscript"/>
                <w:lang w:val="vi-VN"/>
              </w:rPr>
              <w:t>3</w:t>
            </w:r>
            <w:r>
              <w:rPr>
                <w:lang w:val="vi-VN"/>
              </w:rPr>
              <w:t>:</w:t>
            </w:r>
          </w:p>
          <w:p>
            <w:pPr>
              <w:pStyle w:val="Normal"/>
              <w:rPr/>
            </w:pPr>
            <w:r>
              <w:rPr>
                <w:rFonts w:eastAsia="Times New Roman"/>
                <w:lang w:val="vi-VN"/>
              </w:rPr>
              <w:t xml:space="preserve">      </w:t>
            </w:r>
            <w:r>
              <w:rPr/>
              <w:t>Ag</w:t>
            </w:r>
            <w:r>
              <w:rPr>
                <w:vertAlign w:val="superscript"/>
              </w:rPr>
              <w:t>+</w:t>
            </w:r>
            <w:r>
              <w:rPr/>
              <w:t xml:space="preserve"> +Cl → AgCl</w:t>
            </w:r>
            <w:r>
              <w:rPr>
                <w:rFonts w:cs="Cambria Math" w:ascii="Cambria Math" w:hAnsi="Cambria Math"/>
              </w:rPr>
              <w:t>↓</w:t>
            </w:r>
          </w:p>
          <w:p>
            <w:pPr>
              <w:pStyle w:val="Normal"/>
              <w:rPr/>
            </w:pPr>
            <w:r>
              <w:rPr>
                <w:rFonts w:eastAsia="Times New Roman"/>
              </w:rPr>
              <w:t xml:space="preserve">     </w:t>
            </w:r>
            <w:r>
              <w:rPr>
                <w:rFonts w:eastAsia="Times New Roman"/>
                <w:lang w:val="vi-VN"/>
              </w:rPr>
              <w:t xml:space="preserve"> </w:t>
            </w:r>
            <w:r>
              <w:rPr/>
              <w:t>3Fe</w:t>
            </w:r>
            <w:r>
              <w:rPr>
                <w:vertAlign w:val="superscript"/>
              </w:rPr>
              <w:t>2+</w:t>
            </w:r>
            <w:r>
              <w:rPr/>
              <w:t xml:space="preserve"> + NO + 4H</w:t>
            </w:r>
            <w:r>
              <w:rPr>
                <w:vertAlign w:val="superscript"/>
              </w:rPr>
              <w:t xml:space="preserve">+ </w:t>
            </w:r>
            <w:r>
              <w:rPr/>
              <w:t>→ 3Fe</w:t>
            </w:r>
            <w:r>
              <w:rPr>
                <w:vertAlign w:val="superscript"/>
              </w:rPr>
              <w:t>3+</w:t>
            </w:r>
            <w:r>
              <w:rPr/>
              <w:t xml:space="preserve"> + NO + H</w:t>
            </w:r>
            <w:r>
              <w:rPr>
                <w:vertAlign w:val="subscript"/>
              </w:rPr>
              <w:t>2</w:t>
            </w:r>
            <w:r>
              <w:rPr/>
              <w:t>O</w:t>
            </w:r>
          </w:p>
          <w:p>
            <w:pPr>
              <w:pStyle w:val="Normal"/>
              <w:rPr/>
            </w:pPr>
            <w:r>
              <w:rPr>
                <w:rFonts w:eastAsia="Times New Roman"/>
              </w:rPr>
              <w:t xml:space="preserve">      </w:t>
            </w:r>
            <w:r>
              <w:rPr/>
              <w:t>Fe</w:t>
            </w:r>
            <w:r>
              <w:rPr>
                <w:vertAlign w:val="superscript"/>
              </w:rPr>
              <w:t>2+</w:t>
            </w:r>
            <w:r>
              <w:rPr/>
              <w:t xml:space="preserve"> + Ag</w:t>
            </w:r>
            <w:r>
              <w:rPr>
                <w:vertAlign w:val="superscript"/>
              </w:rPr>
              <w:t>+</w:t>
            </w:r>
            <w:r>
              <w:rPr/>
              <w:t xml:space="preserve"> → Fe</w:t>
            </w:r>
            <w:r>
              <w:rPr>
                <w:vertAlign w:val="superscript"/>
              </w:rPr>
              <w:t>3+</w:t>
            </w:r>
            <w:r>
              <w:rPr/>
              <w:t xml:space="preserve"> + Ag</w:t>
            </w:r>
            <w:r>
              <w:rPr>
                <w:rFonts w:cs="Cambria Math" w:ascii="Cambria Math" w:hAnsi="Cambria Math"/>
              </w:rPr>
              <w:t>↓</w:t>
            </w:r>
          </w:p>
          <w:p>
            <w:pPr>
              <w:pStyle w:val="Normal"/>
              <w:rPr/>
            </w:pPr>
            <w:r>
              <w:rPr>
                <w:rFonts w:eastAsia="Cambria Math" w:cs="Cambria Math" w:ascii="Cambria Math" w:hAnsi="Cambria Math"/>
              </w:rPr>
              <w:t xml:space="preserve">       </w:t>
            </w:r>
            <w:r>
              <w:rPr>
                <w:i/>
              </w:rPr>
              <w:t>b. Phản ứng điện phân</w:t>
            </w:r>
          </w:p>
          <w:p>
            <w:pPr>
              <w:pStyle w:val="Normal"/>
              <w:ind w:left="360" w:right="0"/>
              <w:rPr/>
            </w:pPr>
            <w:r>
              <w:rPr>
                <w:szCs w:val="24"/>
                <w:lang w:val="vi-VN"/>
              </w:rPr>
              <w:t xml:space="preserve">Tại catot: Các cation điện phân theo thứ tự tính </w:t>
            </w:r>
            <w:r>
              <w:rPr>
                <w:i/>
                <w:szCs w:val="24"/>
                <w:lang w:val="vi-VN"/>
              </w:rPr>
              <w:t xml:space="preserve">oxi hóa </w:t>
            </w:r>
            <w:r>
              <w:rPr>
                <w:szCs w:val="24"/>
                <w:lang w:val="vi-VN"/>
              </w:rPr>
              <w:t>giảm dần:</w:t>
            </w:r>
          </w:p>
          <w:p>
            <w:pPr>
              <w:pStyle w:val="Normal"/>
              <w:ind w:left="360" w:right="0"/>
              <w:rPr>
                <w:szCs w:val="24"/>
              </w:rPr>
            </w:pPr>
            <w:r>
              <w:rPr>
                <w:szCs w:val="24"/>
                <w:lang w:val="vi-VN"/>
              </w:rPr>
              <w:tab/>
            </w:r>
            <w:r>
              <w:rPr>
                <w:szCs w:val="24"/>
              </w:rPr>
              <w:t xml:space="preserve"> Ag</w:t>
            </w:r>
            <w:r>
              <w:rPr>
                <w:szCs w:val="24"/>
                <w:vertAlign w:val="superscript"/>
              </w:rPr>
              <w:t xml:space="preserve">+ </w:t>
            </w:r>
            <w:r>
              <w:rPr>
                <w:szCs w:val="24"/>
              </w:rPr>
              <w:t>&gt; Fe</w:t>
            </w:r>
            <w:r>
              <w:rPr>
                <w:szCs w:val="24"/>
                <w:vertAlign w:val="superscript"/>
              </w:rPr>
              <w:t>3+</w:t>
            </w:r>
            <w:r>
              <w:rPr>
                <w:szCs w:val="24"/>
              </w:rPr>
              <w:t xml:space="preserve"> &gt; Cu</w:t>
            </w:r>
            <w:r>
              <w:rPr>
                <w:szCs w:val="24"/>
                <w:vertAlign w:val="superscript"/>
              </w:rPr>
              <w:t>2+</w:t>
            </w:r>
            <w:r>
              <w:rPr>
                <w:szCs w:val="24"/>
              </w:rPr>
              <w:t xml:space="preserve"> &gt; H</w:t>
            </w:r>
            <w:r>
              <w:rPr>
                <w:szCs w:val="24"/>
                <w:vertAlign w:val="superscript"/>
              </w:rPr>
              <w:t>+</w:t>
            </w:r>
            <w:r>
              <w:rPr>
                <w:szCs w:val="24"/>
              </w:rPr>
              <w:t xml:space="preserve"> &gt; Fe</w:t>
            </w:r>
            <w:r>
              <w:rPr>
                <w:szCs w:val="24"/>
                <w:vertAlign w:val="superscript"/>
              </w:rPr>
              <w:t>2+</w:t>
            </w:r>
            <w:r>
              <w:rPr>
                <w:szCs w:val="24"/>
              </w:rPr>
              <w:t xml:space="preserve"> &gt; H</w:t>
            </w:r>
            <w:r>
              <w:rPr>
                <w:szCs w:val="24"/>
                <w:vertAlign w:val="subscript"/>
              </w:rPr>
              <w:t>2</w:t>
            </w:r>
            <w:r>
              <w:rPr>
                <w:szCs w:val="24"/>
              </w:rPr>
              <w:t>O…</w:t>
            </w:r>
          </w:p>
          <w:p>
            <w:pPr>
              <w:pStyle w:val="Normal"/>
              <w:rPr/>
            </w:pPr>
            <w:r>
              <w:rPr>
                <w:rFonts w:eastAsia="Times New Roman"/>
                <w:szCs w:val="24"/>
                <w:lang w:val="vi-VN"/>
              </w:rPr>
              <w:t xml:space="preserve">      </w:t>
            </w:r>
            <w:r>
              <w:rPr>
                <w:szCs w:val="24"/>
                <w:lang w:val="vi-VN"/>
              </w:rPr>
              <w:t xml:space="preserve">Tại anot: Các anion điện phân theo thứ tự tính </w:t>
            </w:r>
            <w:r>
              <w:rPr>
                <w:i/>
                <w:szCs w:val="24"/>
                <w:lang w:val="vi-VN"/>
              </w:rPr>
              <w:t>khử</w:t>
            </w:r>
            <w:r>
              <w:rPr>
                <w:szCs w:val="24"/>
                <w:lang w:val="vi-VN"/>
              </w:rPr>
              <w:t xml:space="preserve"> giảm dần:</w:t>
            </w:r>
          </w:p>
          <w:p>
            <w:pPr>
              <w:pStyle w:val="Normal"/>
              <w:ind w:firstLine="360" w:left="1080" w:right="0"/>
              <w:rPr/>
            </w:pPr>
            <w:r>
              <w:rPr/>
              <w:object w:dxaOrig="1719" w:dyaOrig="380">
                <v:shapetype id="_x0000_tole_rId79" coordsize="21600,21600" o:spt="ole_rId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85.95pt;height:19pt" filled="f" o:ole="">
                  <v:imagedata r:id="rId80" o:title=""/>
                </v:shape>
                <o:OLEObject Type="Embed" ProgID="" ShapeID="ole_rId79" DrawAspect="Content" ObjectID="_1363011693" r:id="rId79"/>
              </w:object>
            </w:r>
            <w:r>
              <w:rPr>
                <w:szCs w:val="24"/>
                <w:lang w:val="vi-VN"/>
              </w:rPr>
              <w:t>…</w:t>
            </w:r>
          </w:p>
          <w:p>
            <w:pPr>
              <w:pStyle w:val="ListParagraph"/>
              <w:ind w:left="0" w:right="0"/>
              <w:jc w:val="both"/>
              <w:rPr/>
            </w:pPr>
            <w:r>
              <w:rPr>
                <w:rFonts w:eastAsia="Times New Roman" w:cs="Times New Roman" w:ascii="Times New Roman" w:hAnsi="Times New Roman"/>
                <w:i/>
                <w:sz w:val="24"/>
                <w:szCs w:val="24"/>
                <w:lang w:val="vi-VN"/>
              </w:rPr>
              <w:t xml:space="preserve">       </w:t>
            </w:r>
            <w:r>
              <w:rPr>
                <w:rFonts w:cs="Times New Roman" w:ascii="Times New Roman" w:hAnsi="Times New Roman"/>
                <w:i/>
                <w:sz w:val="24"/>
                <w:szCs w:val="24"/>
                <w:lang w:val="vi-VN"/>
              </w:rPr>
              <w:t>c. Phản ứng axit bazơ</w:t>
            </w:r>
          </w:p>
          <w:p>
            <w:pPr>
              <w:pStyle w:val="ListParagraph"/>
              <w:ind w:left="0" w:right="0"/>
              <w:jc w:val="both"/>
              <w:rPr/>
            </w:pPr>
            <w:r>
              <w:rPr>
                <w:rFonts w:eastAsia="Times New Roman" w:cs="Times New Roman" w:ascii="Times New Roman" w:hAnsi="Times New Roman"/>
                <w:sz w:val="24"/>
                <w:szCs w:val="24"/>
                <w:lang w:val="vi-VN"/>
              </w:rPr>
              <w:t xml:space="preserve">       </w:t>
            </w:r>
            <w:r>
              <w:rPr>
                <w:rFonts w:cs="Times New Roman" w:ascii="Times New Roman" w:hAnsi="Times New Roman"/>
                <w:sz w:val="24"/>
                <w:szCs w:val="24"/>
                <w:lang w:val="vi-VN"/>
              </w:rPr>
              <w:t xml:space="preserve">+ Cho từ từ dung dịch axit </w:t>
            </w:r>
            <w:r>
              <w:rPr>
                <w:rFonts w:cs="Times New Roman" w:ascii="Times New Roman" w:hAnsi="Times New Roman"/>
                <w:sz w:val="24"/>
                <w:szCs w:val="24"/>
              </w:rPr>
              <w:object w:dxaOrig="540" w:dyaOrig="440">
                <v:shapetype id="_x0000_tole_rId81" coordsize="21600,21600" o:spt="ole_rId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width:27pt;height:22pt" filled="f" o:ole="">
                  <v:imagedata r:id="rId82" o:title=""/>
                </v:shape>
                <o:OLEObject Type="Embed" ProgID="" ShapeID="ole_rId81" DrawAspect="Content" ObjectID="_451751895" r:id="rId81"/>
              </w:object>
            </w:r>
            <w:r>
              <w:rPr>
                <w:rFonts w:cs="Times New Roman" w:ascii="Times New Roman" w:hAnsi="Times New Roman"/>
                <w:sz w:val="24"/>
                <w:szCs w:val="24"/>
                <w:lang w:val="vi-VN"/>
              </w:rPr>
              <w:t xml:space="preserve">vào dung dịch chứa </w:t>
            </w:r>
            <w:r>
              <w:rPr>
                <w:rFonts w:cs="Times New Roman" w:ascii="Times New Roman" w:hAnsi="Times New Roman"/>
                <w:sz w:val="24"/>
                <w:szCs w:val="24"/>
              </w:rPr>
              <w:object w:dxaOrig="480" w:dyaOrig="300">
                <v:shapetype id="_x0000_tole_rId83" coordsize="21600,21600" o:spt="ole_rId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 type="_x0000_tole_rId83" style="width:24pt;height:15pt" filled="f" o:ole="">
                  <v:imagedata r:id="rId84" o:title=""/>
                </v:shape>
                <o:OLEObject Type="Embed" ProgID="" ShapeID="ole_rId83" DrawAspect="Content" ObjectID="_124044851" r:id="rId83"/>
              </w:object>
            </w:r>
            <w:r>
              <w:rPr>
                <w:rFonts w:cs="Times New Roman" w:ascii="Times New Roman" w:hAnsi="Times New Roman"/>
                <w:sz w:val="24"/>
                <w:szCs w:val="24"/>
                <w:lang w:val="vi-VN"/>
              </w:rPr>
              <w:t xml:space="preserve"> và </w:t>
            </w:r>
            <w:r>
              <w:rPr/>
              <w:object w:dxaOrig="560" w:dyaOrig="380">
                <v:shapetype id="_x0000_tole_rId85" coordsize="21600,21600" o:spt="ole_rId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28pt;height:19pt" filled="f" o:ole="">
                  <v:imagedata r:id="rId86" o:title=""/>
                </v:shape>
                <o:OLEObject Type="Embed" ProgID="" ShapeID="ole_rId85" DrawAspect="Content" ObjectID="_547857918" r:id="rId85"/>
              </w:object>
            </w:r>
            <w:r>
              <w:rPr>
                <w:rFonts w:cs="Times New Roman" w:ascii="Times New Roman" w:hAnsi="Times New Roman"/>
                <w:sz w:val="24"/>
                <w:szCs w:val="24"/>
                <w:lang w:val="vi-VN"/>
              </w:rPr>
              <w:t>:</w:t>
            </w:r>
          </w:p>
          <w:p>
            <w:pPr>
              <w:pStyle w:val="ListParagraph"/>
              <w:ind w:left="0" w:right="0"/>
              <w:jc w:val="both"/>
              <w:rPr>
                <w:rFonts w:ascii="Times New Roman" w:hAnsi="Times New Roman" w:cs="Times New Roman"/>
                <w:sz w:val="20"/>
                <w:szCs w:val="20"/>
                <w:lang w:val="vi-VN"/>
              </w:rPr>
            </w:pPr>
            <w:r>
              <w:rPr>
                <w:rFonts w:cs="Times New Roman" w:ascii="Times New Roman" w:hAnsi="Times New Roman"/>
                <w:sz w:val="20"/>
                <w:szCs w:val="20"/>
                <w:lang w:val="vi-VN"/>
              </w:rPr>
              <w:tab/>
            </w:r>
            <w:r>
              <w:rPr/>
              <w:object w:dxaOrig="5360" w:dyaOrig="800">
                <v:shapetype id="_x0000_tole_rId87" coordsize="21600,21600" o:spt="ole_rId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268pt;height:40pt" filled="f" o:ole="">
                  <v:imagedata r:id="rId88" o:title=""/>
                </v:shape>
                <o:OLEObject Type="Embed" ProgID="" ShapeID="ole_rId87" DrawAspect="Content" ObjectID="_2101002183" r:id="rId87"/>
              </w:object>
            </w:r>
          </w:p>
          <w:p>
            <w:pPr>
              <w:pStyle w:val="Normal"/>
              <w:rPr/>
            </w:pPr>
            <w:r>
              <w:rPr>
                <w:rFonts w:eastAsia="Times New Roman"/>
                <w:szCs w:val="24"/>
                <w:lang w:val="vi-VN"/>
              </w:rPr>
              <w:t xml:space="preserve">        </w:t>
            </w:r>
            <w:r>
              <w:rPr>
                <w:szCs w:val="24"/>
                <w:lang w:val="vi-VN"/>
              </w:rPr>
              <w:t xml:space="preserve">+ Cho từ từ dung dịch axit </w:t>
            </w:r>
            <w:r>
              <w:rPr>
                <w:szCs w:val="24"/>
              </w:rPr>
              <w:object w:dxaOrig="540" w:dyaOrig="440">
                <v:shapetype id="_x0000_tole_rId89" coordsize="21600,21600" o:spt="ole_rId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27pt;height:22pt" filled="f" o:ole="">
                  <v:imagedata r:id="rId90" o:title=""/>
                </v:shape>
                <o:OLEObject Type="Embed" ProgID="" ShapeID="ole_rId89" DrawAspect="Content" ObjectID="_1717497863" r:id="rId89"/>
              </w:object>
            </w:r>
            <w:r>
              <w:rPr>
                <w:szCs w:val="24"/>
                <w:lang w:val="vi-VN"/>
              </w:rPr>
              <w:t xml:space="preserve">vào dung dịch chứa </w:t>
            </w:r>
            <w:r>
              <w:rPr/>
              <w:object w:dxaOrig="480" w:dyaOrig="300">
                <v:shapetype id="_x0000_tole_rId91" coordsize="21600,21600" o:spt="ole_rId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 type="_x0000_tole_rId91" style="width:24pt;height:15pt" filled="f" o:ole="">
                  <v:imagedata r:id="rId92" o:title=""/>
                </v:shape>
                <o:OLEObject Type="Embed" ProgID="" ShapeID="ole_rId91" DrawAspect="Content" ObjectID="_2046887013" r:id="rId91"/>
              </w:object>
            </w:r>
            <w:r>
              <w:rPr>
                <w:szCs w:val="24"/>
                <w:lang w:val="vi-VN"/>
              </w:rPr>
              <w:t xml:space="preserve"> và AlO</w:t>
            </w:r>
            <w:r>
              <w:rPr>
                <w:szCs w:val="24"/>
                <w:vertAlign w:val="subscript"/>
                <w:lang w:val="vi-VN"/>
              </w:rPr>
              <w:t>2</w:t>
            </w:r>
            <w:r>
              <w:rPr>
                <w:szCs w:val="24"/>
                <w:vertAlign w:val="superscript"/>
                <w:lang w:val="vi-VN"/>
              </w:rPr>
              <w:t xml:space="preserve">- </w:t>
            </w:r>
            <w:r>
              <w:rPr>
                <w:szCs w:val="24"/>
                <w:lang w:val="vi-VN"/>
              </w:rPr>
              <w:t>:</w:t>
            </w:r>
          </w:p>
          <w:p>
            <w:pPr>
              <w:pStyle w:val="Normal"/>
              <w:rPr>
                <w:szCs w:val="24"/>
                <w:lang w:val="vi-VN"/>
              </w:rPr>
            </w:pPr>
            <w:r>
              <w:rPr>
                <w:rFonts w:eastAsia="Times New Roman"/>
                <w:szCs w:val="24"/>
                <w:lang w:val="vi-VN"/>
              </w:rPr>
              <w:t xml:space="preserve">            </w:t>
            </w:r>
            <w:r>
              <w:rPr/>
              <w:object w:dxaOrig="1780" w:dyaOrig="380">
                <v:shapetype id="_x0000_tole_rId93" coordsize="21600,21600" o:spt="ole_rId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 type="_x0000_tole_rId93" style="width:89pt;height:19pt" filled="f" o:ole="">
                  <v:imagedata r:id="rId94" o:title=""/>
                </v:shape>
                <o:OLEObject Type="Embed" ProgID="" ShapeID="ole_rId93" DrawAspect="Content" ObjectID="_92434957" r:id="rId93"/>
              </w:object>
            </w:r>
            <w:r>
              <w:rPr>
                <w:szCs w:val="24"/>
                <w:lang w:val="vi-VN"/>
              </w:rPr>
              <w:tab/>
              <w:t xml:space="preserve">           </w:t>
            </w:r>
            <w:r>
              <w:rPr/>
              <w:object w:dxaOrig="3120" w:dyaOrig="380">
                <v:shapetype id="_x0000_tole_rId95" coordsize="21600,21600" o:spt="ole_rId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 type="_x0000_tole_rId95" style="width:156pt;height:19pt" filled="f" o:ole="">
                  <v:imagedata r:id="rId96" o:title=""/>
                </v:shape>
                <o:OLEObject Type="Embed" ProgID="" ShapeID="ole_rId95" DrawAspect="Content" ObjectID="_1399112743" r:id="rId95"/>
              </w:object>
            </w:r>
          </w:p>
          <w:p>
            <w:pPr>
              <w:pStyle w:val="Normal"/>
              <w:rPr>
                <w:szCs w:val="24"/>
                <w:lang w:val="vi-VN"/>
              </w:rPr>
            </w:pPr>
            <w:r>
              <w:rPr>
                <w:szCs w:val="24"/>
                <w:lang w:val="vi-VN"/>
              </w:rPr>
            </w:r>
          </w:p>
        </w:tc>
      </w:tr>
    </w:tbl>
    <w:p>
      <w:pPr>
        <w:pStyle w:val="Normal"/>
        <w:jc w:val="left"/>
        <w:rPr>
          <w:lang w:val="vi-VN"/>
        </w:rPr>
      </w:pPr>
      <w:r>
        <w:rPr>
          <w:b/>
          <w:color w:val="FF0000"/>
          <w:lang w:val="vi-VN"/>
        </w:rPr>
        <w:t>Ví dụ 1:</w:t>
      </w:r>
      <w:r>
        <w:rPr>
          <w:lang w:val="vi-VN"/>
        </w:rPr>
        <w:t xml:space="preserve"> Hấp thụ hoàn toàn 1,12 lít khí CO</w:t>
      </w:r>
      <w:r>
        <w:rPr>
          <w:vertAlign w:val="subscript"/>
          <w:lang w:val="vi-VN"/>
        </w:rPr>
        <w:t xml:space="preserve">2 </w:t>
      </w:r>
      <w:r>
        <w:rPr>
          <w:lang w:val="vi-VN"/>
        </w:rPr>
        <w:t>(dktc) vào 300 mL dung dịch gồm Ba(OH)</w:t>
      </w:r>
      <w:r>
        <w:rPr>
          <w:vertAlign w:val="subscript"/>
          <w:lang w:val="vi-VN"/>
        </w:rPr>
        <w:t>2</w:t>
      </w:r>
      <w:r>
        <w:rPr>
          <w:lang w:val="vi-VN"/>
        </w:rPr>
        <w:t xml:space="preserve"> 0,1M và NaOH 0,2M, thu được dung dịch X và kết tủa Y. Cho từ từ dung dịch HCl 1,0M vào X đến khi bắt đầu có khi sinh ra thì hết V mL. Giá trị của V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20.</w:t>
        <w:tab/>
      </w:r>
      <w:r>
        <w:rPr>
          <w:b/>
          <w:color w:val="0000FF"/>
          <w:lang w:val="vi-VN"/>
        </w:rPr>
        <w:t xml:space="preserve">B. </w:t>
      </w:r>
      <w:r>
        <w:rPr>
          <w:lang w:val="vi-VN"/>
        </w:rPr>
        <w:t xml:space="preserve"> 40.</w:t>
        <w:tab/>
      </w:r>
      <w:r>
        <w:rPr>
          <w:b/>
          <w:color w:val="0000FF"/>
          <w:lang w:val="vi-VN"/>
        </w:rPr>
        <w:t>C.</w:t>
      </w:r>
      <w:r>
        <w:rPr>
          <w:lang w:val="vi-VN"/>
        </w:rPr>
        <w:t xml:space="preserve"> 60.</w:t>
        <w:tab/>
      </w:r>
      <w:r>
        <w:rPr>
          <w:b/>
          <w:color w:val="0000FF"/>
          <w:lang w:val="vi-VN"/>
        </w:rPr>
        <w:t>D.</w:t>
      </w:r>
      <w:r>
        <w:rPr>
          <w:lang w:val="vi-VN"/>
        </w:rPr>
        <w:t xml:space="preserve"> 80.</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tabs>
          <w:tab w:val="clear" w:pos="720"/>
          <w:tab w:val="left" w:pos="284" w:leader="none"/>
          <w:tab w:val="left" w:pos="2552" w:leader="none"/>
          <w:tab w:val="left" w:pos="4820" w:leader="none"/>
          <w:tab w:val="left" w:pos="7088" w:leader="none"/>
        </w:tabs>
        <w:ind w:right="-329"/>
        <w:jc w:val="left"/>
        <w:rPr>
          <w:lang w:val="vi-VN"/>
        </w:rPr>
      </w:pPr>
      <w:r>
        <w:rPr>
          <w:lang w:val="vi-VN"/>
        </w:rPr>
        <w:t>Hấp thu CO</w:t>
      </w:r>
      <w:r>
        <w:rPr>
          <w:vertAlign w:val="subscript"/>
          <w:lang w:val="vi-VN"/>
        </w:rPr>
        <w:t>2</w:t>
      </w:r>
      <w:r>
        <w:rPr>
          <w:lang w:val="vi-VN"/>
        </w:rPr>
        <w:t xml:space="preserve"> vào dung dịch kiềm</w:t>
      </w:r>
    </w:p>
    <w:p>
      <w:pPr>
        <w:pStyle w:val="Normal"/>
        <w:tabs>
          <w:tab w:val="clear" w:pos="720"/>
          <w:tab w:val="left" w:pos="284" w:leader="none"/>
          <w:tab w:val="left" w:pos="2552" w:leader="none"/>
          <w:tab w:val="left" w:pos="4820" w:leader="none"/>
          <w:tab w:val="left" w:pos="7088" w:leader="none"/>
        </w:tabs>
        <w:ind w:right="-329"/>
        <w:jc w:val="left"/>
        <w:rPr/>
      </w:pPr>
      <w:r>
        <w:rPr/>
        <w:object w:dxaOrig="3720" w:dyaOrig="380">
          <v:shapetype id="_x0000_tole_rId97" coordsize="21600,21600" o:spt="ole_rId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 type="_x0000_tole_rId97" style="width:186pt;height:19pt" filled="f" o:ole="">
            <v:imagedata r:id="rId98" o:title=""/>
          </v:shape>
          <o:OLEObject Type="Embed" ProgID="" ShapeID="ole_rId97" DrawAspect="Content" ObjectID="_1249927309" r:id="rId97"/>
        </w:object>
      </w:r>
      <w:r>
        <w:rPr>
          <w:lang w:val="vi-VN"/>
        </w:rPr>
        <w:tab/>
        <w:tab/>
        <w:tab/>
        <w:tab/>
        <w:t>(1)</w:t>
      </w:r>
    </w:p>
    <w:p>
      <w:pPr>
        <w:pStyle w:val="Normal"/>
        <w:tabs>
          <w:tab w:val="clear" w:pos="720"/>
          <w:tab w:val="left" w:pos="284" w:leader="none"/>
          <w:tab w:val="left" w:pos="2552" w:leader="none"/>
          <w:tab w:val="left" w:pos="4820" w:leader="none"/>
          <w:tab w:val="left" w:pos="7088" w:leader="none"/>
        </w:tabs>
        <w:ind w:right="-329"/>
        <w:jc w:val="left"/>
        <w:rPr/>
      </w:pPr>
      <w:r>
        <w:rPr>
          <w:lang w:val="vi-VN"/>
        </w:rPr>
        <w:t>0,03</w:t>
      </w:r>
      <w:r>
        <w:rPr>
          <w:lang w:val="vi-VN"/>
        </w:rPr>
        <w:object w:dxaOrig="620" w:dyaOrig="320">
          <v:shapetype id="_x0000_tole_rId99" coordsize="21600,21600" o:spt="ole_rId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31pt;height:16pt" filled="f" o:ole="">
            <v:imagedata r:id="rId100" o:title=""/>
          </v:shape>
          <o:OLEObject Type="Embed" ProgID="" ShapeID="ole_rId99" DrawAspect="Content" ObjectID="_659228870" r:id="rId99"/>
        </w:object>
      </w:r>
      <w:r>
        <w:rPr>
          <w:lang w:val="vi-VN"/>
        </w:rPr>
        <w:t>0,03</w:t>
      </w:r>
      <w:r>
        <w:rPr>
          <w:lang w:val="vi-VN"/>
        </w:rPr>
        <w:object w:dxaOrig="620" w:dyaOrig="320">
          <v:shapetype id="_x0000_tole_rId101" coordsize="21600,21600" o:spt="ole_rId1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 type="_x0000_tole_rId101" style="width:31pt;height:16pt" filled="f" o:ole="">
            <v:imagedata r:id="rId102" o:title=""/>
          </v:shape>
          <o:OLEObject Type="Embed" ProgID="" ShapeID="ole_rId101" DrawAspect="Content" ObjectID="_1458990831" r:id="rId101"/>
        </w:object>
      </w:r>
      <w:r>
        <w:rPr>
          <w:lang w:val="vi-VN"/>
        </w:rPr>
        <w:t>0,03</w:t>
      </w:r>
    </w:p>
    <w:p>
      <w:pPr>
        <w:pStyle w:val="Normal"/>
        <w:tabs>
          <w:tab w:val="clear" w:pos="720"/>
          <w:tab w:val="left" w:pos="284" w:leader="none"/>
          <w:tab w:val="left" w:pos="2552" w:leader="none"/>
          <w:tab w:val="left" w:pos="4820" w:leader="none"/>
          <w:tab w:val="left" w:pos="7088" w:leader="none"/>
        </w:tabs>
        <w:ind w:right="-329"/>
        <w:jc w:val="left"/>
        <w:rPr/>
      </w:pPr>
      <w:r>
        <w:rPr/>
        <w:object w:dxaOrig="3540" w:dyaOrig="380">
          <v:shapetype id="_x0000_tole_rId103" coordsize="21600,21600" o:spt="ole_rId1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 type="_x0000_tole_rId103" style="width:177pt;height:19pt" filled="f" o:ole="">
            <v:imagedata r:id="rId104" o:title=""/>
          </v:shape>
          <o:OLEObject Type="Embed" ProgID="" ShapeID="ole_rId103" DrawAspect="Content" ObjectID="_131823726" r:id="rId103"/>
        </w:object>
      </w:r>
      <w:r>
        <w:rPr>
          <w:lang w:val="vi-VN"/>
        </w:rPr>
        <w:tab/>
        <w:tab/>
        <w:tab/>
        <w:tab/>
        <w:t>(2)</w:t>
      </w:r>
    </w:p>
    <w:p>
      <w:pPr>
        <w:pStyle w:val="Normal"/>
        <w:tabs>
          <w:tab w:val="clear" w:pos="720"/>
          <w:tab w:val="left" w:pos="284" w:leader="none"/>
          <w:tab w:val="left" w:pos="2552" w:leader="none"/>
          <w:tab w:val="left" w:pos="4820" w:leader="none"/>
          <w:tab w:val="left" w:pos="7088" w:leader="none"/>
        </w:tabs>
        <w:ind w:right="-329"/>
        <w:jc w:val="left"/>
        <w:rPr/>
      </w:pPr>
      <w:r>
        <w:rPr>
          <w:lang w:val="vi-VN"/>
        </w:rPr>
        <w:t>0,04</w:t>
      </w:r>
      <w:r>
        <w:rPr>
          <w:lang w:val="vi-VN"/>
        </w:rPr>
        <w:object w:dxaOrig="620" w:dyaOrig="320">
          <v:shapetype id="_x0000_tole_rId105" coordsize="21600,21600" o:spt="ole_rId1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 type="_x0000_tole_rId105" style="width:31pt;height:16pt" filled="f" o:ole="">
            <v:imagedata r:id="rId106" o:title=""/>
          </v:shape>
          <o:OLEObject Type="Embed" ProgID="" ShapeID="ole_rId105" DrawAspect="Content" ObjectID="_1587540678" r:id="rId105"/>
        </w:object>
      </w:r>
      <w:r>
        <w:rPr>
          <w:lang w:val="vi-VN"/>
        </w:rPr>
        <w:t>0,02</w:t>
      </w:r>
      <w:r>
        <w:rPr>
          <w:lang w:val="vi-VN"/>
        </w:rPr>
        <w:object w:dxaOrig="620" w:dyaOrig="320">
          <v:shapetype id="_x0000_tole_rId107" coordsize="21600,21600" o:spt="ole_rId1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 type="_x0000_tole_rId107" style="width:31pt;height:16pt" filled="f" o:ole="">
            <v:imagedata r:id="rId108" o:title=""/>
          </v:shape>
          <o:OLEObject Type="Embed" ProgID="" ShapeID="ole_rId107" DrawAspect="Content" ObjectID="_1974498081" r:id="rId107"/>
        </w:object>
      </w:r>
      <w:r>
        <w:rPr>
          <w:lang w:val="vi-VN"/>
        </w:rPr>
        <w:t>0,02</w:t>
      </w:r>
    </w:p>
    <w:p>
      <w:pPr>
        <w:pStyle w:val="Normal"/>
        <w:tabs>
          <w:tab w:val="clear" w:pos="720"/>
          <w:tab w:val="left" w:pos="284" w:leader="none"/>
          <w:tab w:val="left" w:pos="2552" w:leader="none"/>
          <w:tab w:val="left" w:pos="4820" w:leader="none"/>
          <w:tab w:val="left" w:pos="7088" w:leader="none"/>
        </w:tabs>
        <w:ind w:right="-329"/>
        <w:jc w:val="left"/>
        <w:rPr/>
      </w:pPr>
      <w:r>
        <w:rPr>
          <w:lang w:val="vi-VN"/>
        </w:rPr>
        <w:t>Cho từ từ HCl vào dung dịch X gồm NaOH dư (0,02 mol) và Na</w:t>
      </w:r>
      <w:r>
        <w:rPr>
          <w:vertAlign w:val="subscript"/>
          <w:lang w:val="vi-VN"/>
        </w:rPr>
        <w:t>2</w:t>
      </w:r>
      <w:r>
        <w:rPr>
          <w:lang w:val="vi-VN"/>
        </w:rPr>
        <w:t>CO</w:t>
      </w:r>
      <w:r>
        <w:rPr>
          <w:vertAlign w:val="subscript"/>
          <w:lang w:val="vi-VN"/>
        </w:rPr>
        <w:t xml:space="preserve">3 </w:t>
      </w:r>
      <w:r>
        <w:rPr>
          <w:lang w:val="vi-VN"/>
        </w:rPr>
        <w:t>(0,02 mol)</w:t>
      </w:r>
    </w:p>
    <w:p>
      <w:pPr>
        <w:pStyle w:val="Normal"/>
        <w:tabs>
          <w:tab w:val="clear" w:pos="720"/>
          <w:tab w:val="left" w:pos="284" w:leader="none"/>
          <w:tab w:val="left" w:pos="2552" w:leader="none"/>
          <w:tab w:val="left" w:pos="4820" w:leader="none"/>
          <w:tab w:val="left" w:pos="7088" w:leader="none"/>
        </w:tabs>
        <w:ind w:right="-329"/>
        <w:jc w:val="left"/>
        <w:rPr/>
      </w:pPr>
      <w:r>
        <w:rPr/>
        <w:object w:dxaOrig="3260" w:dyaOrig="380">
          <v:shapetype id="_x0000_tole_rId109" coordsize="21600,21600" o:spt="ole_rId1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 type="_x0000_tole_rId109" style="width:163pt;height:19pt" filled="f" o:ole="">
            <v:imagedata r:id="rId110" o:title=""/>
          </v:shape>
          <o:OLEObject Type="Embed" ProgID="" ShapeID="ole_rId109" DrawAspect="Content" ObjectID="_697601296" r:id="rId109"/>
        </w:object>
      </w:r>
      <w:r>
        <w:rPr>
          <w:lang w:val="vi-VN"/>
        </w:rPr>
        <w:tab/>
        <w:tab/>
        <w:tab/>
        <w:tab/>
        <w:t>(3)</w:t>
      </w:r>
    </w:p>
    <w:p>
      <w:pPr>
        <w:pStyle w:val="Normal"/>
        <w:tabs>
          <w:tab w:val="clear" w:pos="720"/>
          <w:tab w:val="left" w:pos="284" w:leader="none"/>
          <w:tab w:val="left" w:pos="2552" w:leader="none"/>
          <w:tab w:val="left" w:pos="4820" w:leader="none"/>
          <w:tab w:val="left" w:pos="7088" w:leader="none"/>
        </w:tabs>
        <w:ind w:right="-329"/>
        <w:jc w:val="left"/>
        <w:rPr/>
      </w:pPr>
      <w:r>
        <w:rPr>
          <w:lang w:val="vi-VN"/>
        </w:rPr>
        <w:t>0,02</w:t>
      </w:r>
      <w:r>
        <w:rPr>
          <w:lang w:val="vi-VN"/>
        </w:rPr>
        <w:object w:dxaOrig="620" w:dyaOrig="320">
          <v:shapetype id="_x0000_tole_rId111" coordsize="21600,21600" o:spt="ole_rId1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 type="_x0000_tole_rId111" style="width:31pt;height:16pt" filled="f" o:ole="">
            <v:imagedata r:id="rId112" o:title=""/>
          </v:shape>
          <o:OLEObject Type="Embed" ProgID="" ShapeID="ole_rId111" DrawAspect="Content" ObjectID="_1096592665" r:id="rId111"/>
        </w:object>
      </w:r>
      <w:r>
        <w:rPr>
          <w:lang w:val="vi-VN"/>
        </w:rPr>
        <w:t>0,02</w:t>
      </w:r>
    </w:p>
    <w:p>
      <w:pPr>
        <w:pStyle w:val="Normal"/>
        <w:tabs>
          <w:tab w:val="clear" w:pos="720"/>
          <w:tab w:val="left" w:pos="284" w:leader="none"/>
          <w:tab w:val="left" w:pos="2552" w:leader="none"/>
          <w:tab w:val="left" w:pos="4820" w:leader="none"/>
          <w:tab w:val="left" w:pos="7088" w:leader="none"/>
        </w:tabs>
        <w:ind w:right="-329"/>
        <w:jc w:val="left"/>
        <w:rPr/>
      </w:pPr>
      <w:r>
        <w:rPr/>
        <w:object w:dxaOrig="3960" w:dyaOrig="380">
          <v:shapetype id="_x0000_tole_rId113" coordsize="21600,21600" o:spt="ole_rId1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 type="_x0000_tole_rId113" style="width:198pt;height:19pt" filled="f" o:ole="">
            <v:imagedata r:id="rId114" o:title=""/>
          </v:shape>
          <o:OLEObject Type="Embed" ProgID="" ShapeID="ole_rId113" DrawAspect="Content" ObjectID="_1608160275" r:id="rId113"/>
        </w:object>
      </w:r>
      <w:r>
        <w:rPr>
          <w:lang w:val="vi-VN"/>
        </w:rPr>
        <w:tab/>
        <w:tab/>
        <w:t>(4)</w:t>
      </w:r>
    </w:p>
    <w:p>
      <w:pPr>
        <w:pStyle w:val="Normal"/>
        <w:tabs>
          <w:tab w:val="clear" w:pos="720"/>
          <w:tab w:val="left" w:pos="284" w:leader="none"/>
          <w:tab w:val="left" w:pos="2552" w:leader="none"/>
          <w:tab w:val="left" w:pos="4820" w:leader="none"/>
          <w:tab w:val="left" w:pos="7088" w:leader="none"/>
        </w:tabs>
        <w:ind w:right="-329"/>
        <w:jc w:val="left"/>
        <w:rPr/>
      </w:pPr>
      <w:r>
        <w:rPr>
          <w:lang w:val="vi-VN"/>
        </w:rPr>
        <w:t>0,02</w:t>
      </w:r>
      <w:r>
        <w:rPr>
          <w:lang w:val="vi-VN"/>
        </w:rPr>
        <w:object w:dxaOrig="620" w:dyaOrig="320">
          <v:shapetype id="_x0000_tole_rId115" coordsize="21600,21600" o:spt="ole_rId1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 type="_x0000_tole_rId115" style="width:31pt;height:16pt" filled="f" o:ole="">
            <v:imagedata r:id="rId116" o:title=""/>
          </v:shape>
          <o:OLEObject Type="Embed" ProgID="" ShapeID="ole_rId115" DrawAspect="Content" ObjectID="_27755438" r:id="rId115"/>
        </w:object>
      </w:r>
      <w:r>
        <w:rPr>
          <w:lang w:val="vi-VN"/>
        </w:rPr>
        <w:t>0,02</w:t>
      </w:r>
    </w:p>
    <w:p>
      <w:pPr>
        <w:pStyle w:val="Normal"/>
        <w:tabs>
          <w:tab w:val="clear" w:pos="720"/>
          <w:tab w:val="left" w:pos="284" w:leader="none"/>
          <w:tab w:val="left" w:pos="2552" w:leader="none"/>
          <w:tab w:val="left" w:pos="4820" w:leader="none"/>
          <w:tab w:val="left" w:pos="7088" w:leader="none"/>
        </w:tabs>
        <w:ind w:right="-329"/>
        <w:jc w:val="left"/>
        <w:rPr>
          <w:lang w:val="vi-VN"/>
        </w:rPr>
      </w:pPr>
      <w:r>
        <w:rPr>
          <w:lang w:val="vi-VN"/>
        </w:rPr>
        <w:t>Sau phản ứng (4) mới dến phản ứng tạo khí (đến phản ứng này thì dừng):</w:t>
      </w:r>
    </w:p>
    <w:p>
      <w:pPr>
        <w:pStyle w:val="Normal"/>
        <w:tabs>
          <w:tab w:val="clear" w:pos="720"/>
          <w:tab w:val="left" w:pos="284" w:leader="none"/>
          <w:tab w:val="left" w:pos="2552" w:leader="none"/>
          <w:tab w:val="left" w:pos="4820" w:leader="none"/>
          <w:tab w:val="left" w:pos="7088" w:leader="none"/>
        </w:tabs>
        <w:ind w:right="-329"/>
        <w:jc w:val="left"/>
        <w:rPr>
          <w:lang w:val="vi-VN"/>
        </w:rPr>
      </w:pPr>
      <w:r>
        <w:rPr>
          <w:lang w:val="vi-VN"/>
        </w:rPr>
        <w:object w:dxaOrig="4320" w:dyaOrig="380">
          <v:shapetype id="_x0000_tole_rId117" coordsize="21600,21600" o:spt="ole_rId1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 type="_x0000_tole_rId117" style="width:216pt;height:19pt" filled="f" o:ole="">
            <v:imagedata r:id="rId118" o:title=""/>
          </v:shape>
          <o:OLEObject Type="Embed" ProgID="" ShapeID="ole_rId117" DrawAspect="Content" ObjectID="_36361119" r:id="rId117"/>
        </w:object>
      </w:r>
      <w:r>
        <w:rPr>
          <w:lang w:val="vi-VN"/>
        </w:rPr>
        <w:tab/>
        <w:tab/>
        <w:t>(5)</w:t>
      </w:r>
    </w:p>
    <w:p>
      <w:pPr>
        <w:pStyle w:val="Normal"/>
        <w:tabs>
          <w:tab w:val="clear" w:pos="720"/>
          <w:tab w:val="left" w:pos="284" w:leader="none"/>
          <w:tab w:val="left" w:pos="2552" w:leader="none"/>
          <w:tab w:val="left" w:pos="4820" w:leader="none"/>
          <w:tab w:val="left" w:pos="7088" w:leader="none"/>
        </w:tabs>
        <w:ind w:right="-329"/>
        <w:jc w:val="left"/>
        <w:rPr>
          <w:lang w:val="vi-VN"/>
        </w:rPr>
      </w:pPr>
      <w:r>
        <w:rPr/>
        <w:object w:dxaOrig="6420" w:dyaOrig="660">
          <v:shapetype id="_x0000_tole_rId119" coordsize="21600,21600" o:spt="ole_rId1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 type="_x0000_tole_rId119" style="width:321pt;height:33pt" filled="f" o:ole="">
            <v:imagedata r:id="rId120" o:title=""/>
          </v:shape>
          <o:OLEObject Type="Embed" ProgID="" ShapeID="ole_rId119" DrawAspect="Content" ObjectID="_102256341" r:id="rId119"/>
        </w:object>
      </w:r>
    </w:p>
    <w:p>
      <w:pPr>
        <w:pStyle w:val="Normal"/>
        <w:tabs>
          <w:tab w:val="clear" w:pos="720"/>
          <w:tab w:val="left" w:pos="284" w:leader="none"/>
          <w:tab w:val="left" w:pos="2552" w:leader="none"/>
          <w:tab w:val="left" w:pos="4820" w:leader="none"/>
          <w:tab w:val="left" w:pos="7088" w:leader="none"/>
        </w:tabs>
        <w:ind w:right="-329"/>
        <w:jc w:val="left"/>
        <w:rPr>
          <w:b/>
          <w:lang w:val="vi-VN"/>
        </w:rPr>
      </w:pPr>
      <w:r>
        <w:rPr>
          <w:rFonts w:cs="Cambria Math" w:ascii="Cambria Math" w:hAnsi="Cambria Math"/>
          <w:lang w:val="vi-VN"/>
        </w:rPr>
        <w:t>→</w:t>
      </w:r>
      <w:r>
        <w:rPr>
          <w:rFonts w:eastAsia="Times New Roman"/>
          <w:b/>
          <w:lang w:val="vi-VN"/>
        </w:rPr>
        <w:t xml:space="preserve"> </w:t>
      </w:r>
      <w:r>
        <w:rPr>
          <w:b/>
          <w:lang w:val="vi-VN"/>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84" w:leader="none"/>
                <w:tab w:val="left" w:pos="2552" w:leader="none"/>
                <w:tab w:val="left" w:pos="4820" w:leader="none"/>
                <w:tab w:val="left" w:pos="7088" w:leader="none"/>
              </w:tabs>
              <w:ind w:right="-329"/>
              <w:jc w:val="left"/>
              <w:rPr/>
            </w:pPr>
            <w:r>
              <w:rPr>
                <w:b/>
                <w:lang w:val="vi-VN"/>
              </w:rPr>
              <w:t>(i)</w:t>
            </w:r>
            <w:r>
              <w:rPr>
                <w:lang w:val="vi-VN"/>
              </w:rPr>
              <w:t xml:space="preserve">  Quên phản ứng (3): </w:t>
            </w:r>
            <w:r>
              <w:rPr>
                <w:lang w:val="vi-VN"/>
              </w:rPr>
              <w:object w:dxaOrig="2900" w:dyaOrig="660">
                <v:shapetype id="_x0000_tole_rId121" coordsize="21600,21600" o:spt="ole_rId1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 type="_x0000_tole_rId121" style="width:145pt;height:33pt" filled="f" o:ole="">
                  <v:imagedata r:id="rId122" o:title=""/>
                </v:shape>
                <o:OLEObject Type="Embed" ProgID="" ShapeID="ole_rId121" DrawAspect="Content" ObjectID="_1877712592" r:id="rId121"/>
              </w:object>
            </w:r>
            <w:r>
              <w:rPr>
                <w:rFonts w:cs="Cambria Math" w:ascii="Cambria Math" w:hAnsi="Cambria Math"/>
                <w:lang w:val="vi-VN"/>
              </w:rPr>
              <w:t>→</w:t>
            </w:r>
            <w:r>
              <w:rPr>
                <w:b/>
                <w:lang w:val="vi-VN"/>
              </w:rPr>
              <w:t xml:space="preserve"> Chọn A.</w:t>
            </w:r>
          </w:p>
          <w:p>
            <w:pPr>
              <w:pStyle w:val="Normal"/>
              <w:tabs>
                <w:tab w:val="clear" w:pos="720"/>
                <w:tab w:val="left" w:pos="284" w:leader="none"/>
                <w:tab w:val="left" w:pos="2552" w:leader="none"/>
                <w:tab w:val="left" w:pos="4820" w:leader="none"/>
                <w:tab w:val="left" w:pos="7088" w:leader="none"/>
              </w:tabs>
              <w:ind w:right="-329"/>
              <w:jc w:val="left"/>
              <w:rPr>
                <w:lang w:val="vi-VN"/>
              </w:rPr>
            </w:pPr>
            <w:r>
              <w:rPr>
                <w:b/>
                <w:lang w:val="vi-VN"/>
              </w:rPr>
              <w:t xml:space="preserve">(ii) </w:t>
            </w:r>
            <w:r>
              <w:rPr>
                <w:lang w:val="vi-VN"/>
              </w:rPr>
              <w:t xml:space="preserve">Tính cả số mol HCl tham gia phản ứng (5): V= 0,06 (L) = 60 (mL) </w:t>
            </w:r>
            <w:r>
              <w:rPr>
                <w:rFonts w:cs="Cambria Math" w:ascii="Cambria Math" w:hAnsi="Cambria Math"/>
                <w:lang w:val="vi-VN"/>
              </w:rPr>
              <w:t>→</w:t>
            </w:r>
            <w:r>
              <w:rPr>
                <w:b/>
                <w:lang w:val="vi-VN"/>
              </w:rPr>
              <w:t xml:space="preserve"> Chọn C.</w:t>
            </w:r>
          </w:p>
        </w:tc>
      </w:tr>
    </w:tbl>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1:</w:t>
      </w:r>
      <w:r>
        <w:rPr>
          <w:lang w:val="vi-VN"/>
        </w:rPr>
        <w:t xml:space="preserve"> Điện phân (điện cực trơ) 200 mL dung dịch hỗn hợp gồm HCl, CuCl</w:t>
      </w:r>
      <w:r>
        <w:rPr>
          <w:vertAlign w:val="subscript"/>
          <w:lang w:val="vi-VN"/>
        </w:rPr>
        <w:t>2</w:t>
      </w:r>
      <w:r>
        <w:rPr>
          <w:lang w:val="vi-VN"/>
        </w:rPr>
        <w:t xml:space="preserve"> và FeCl</w:t>
      </w:r>
      <w:r>
        <w:rPr>
          <w:vertAlign w:val="subscript"/>
          <w:lang w:val="vi-VN"/>
        </w:rPr>
        <w:t xml:space="preserve">3 </w:t>
      </w:r>
      <w:r>
        <w:rPr>
          <w:lang w:val="vi-VN"/>
        </w:rPr>
        <w:t>(đều có nồng độ 0,10 mol/L). Khi ở catot bắt đầu thoát khí thì ở anot thu được V mL khí (dktc). Biết hiệu suất của quá trình điện phân là 100%. Giá trị của V</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448.</w:t>
        <w:tab/>
      </w:r>
      <w:r>
        <w:rPr>
          <w:b/>
          <w:color w:val="0000FF"/>
          <w:lang w:val="vi-VN"/>
        </w:rPr>
        <w:t>B.</w:t>
      </w:r>
      <w:r>
        <w:rPr>
          <w:lang w:val="vi-VN"/>
        </w:rPr>
        <w:t xml:space="preserve"> 1120.</w:t>
        <w:tab/>
      </w:r>
      <w:r>
        <w:rPr>
          <w:b/>
          <w:color w:val="0000FF"/>
          <w:lang w:val="vi-VN"/>
        </w:rPr>
        <w:t>C.</w:t>
      </w:r>
      <w:r>
        <w:rPr>
          <w:lang w:val="vi-VN"/>
        </w:rPr>
        <w:t xml:space="preserve"> 896.</w:t>
        <w:tab/>
      </w:r>
      <w:r>
        <w:rPr>
          <w:b/>
          <w:color w:val="0000FF"/>
          <w:lang w:val="vi-VN"/>
        </w:rPr>
        <w:t>D.</w:t>
      </w:r>
      <w:r>
        <w:rPr>
          <w:lang w:val="vi-VN"/>
        </w:rPr>
        <w:t xml:space="preserve"> 672</w:t>
      </w:r>
    </w:p>
    <w:p>
      <w:pPr>
        <w:pStyle w:val="Normal"/>
        <w:jc w:val="left"/>
        <w:rPr>
          <w:lang w:val="vi-VN"/>
        </w:rPr>
      </w:pPr>
      <w:r>
        <w:rPr>
          <w:b/>
          <w:color w:val="FF0000"/>
          <w:lang w:val="vi-VN"/>
        </w:rPr>
        <w:t>Câu 2:</w:t>
      </w:r>
      <w:r>
        <w:rPr>
          <w:lang w:val="vi-VN"/>
        </w:rPr>
        <w:t xml:space="preserve"> Cho hỗn hợp gồm Ba và Al (tỉ lệ mol 1 : 1) vào nước dư, thu được dung dịch X và 1,12 lít khí H</w:t>
      </w:r>
      <w:r>
        <w:rPr>
          <w:vertAlign w:val="subscript"/>
          <w:lang w:val="vi-VN"/>
        </w:rPr>
        <w:t>2</w:t>
      </w:r>
      <w:r>
        <w:rPr>
          <w:lang w:val="vi-VN"/>
        </w:rPr>
        <w:t xml:space="preserve"> (dktc). Cho từ từ đến hết 35 mL dung dịch H</w:t>
      </w:r>
      <w:r>
        <w:rPr>
          <w:vertAlign w:val="subscript"/>
          <w:lang w:val="vi-VN"/>
        </w:rPr>
        <w:t>2</w:t>
      </w:r>
      <w:r>
        <w:rPr>
          <w:lang w:val="vi-VN"/>
        </w:rPr>
        <w:t>SO</w:t>
      </w:r>
      <w:r>
        <w:rPr>
          <w:vertAlign w:val="subscript"/>
          <w:lang w:val="vi-VN"/>
        </w:rPr>
        <w:t xml:space="preserve">4 </w:t>
      </w:r>
      <w:r>
        <w:rPr>
          <w:lang w:val="vi-VN"/>
        </w:rPr>
        <w:t>1M vào X, thu được m gam kết tủa.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6,22.</w:t>
        <w:tab/>
      </w:r>
      <w:r>
        <w:rPr>
          <w:b/>
          <w:color w:val="0000FF"/>
          <w:lang w:val="vi-VN"/>
        </w:rPr>
        <w:t>B.</w:t>
      </w:r>
      <w:r>
        <w:rPr>
          <w:lang w:val="vi-VN"/>
        </w:rPr>
        <w:t xml:space="preserve"> 1,56.</w:t>
        <w:tab/>
      </w:r>
      <w:r>
        <w:rPr>
          <w:b/>
          <w:color w:val="0000FF"/>
          <w:lang w:val="vi-VN"/>
        </w:rPr>
        <w:t>C.</w:t>
      </w:r>
      <w:r>
        <w:rPr>
          <w:lang w:val="vi-VN"/>
        </w:rPr>
        <w:t xml:space="preserve"> 5,44.</w:t>
        <w:tab/>
      </w:r>
      <w:r>
        <w:rPr>
          <w:b/>
          <w:color w:val="0000FF"/>
          <w:lang w:val="vi-VN"/>
        </w:rPr>
        <w:t>D.</w:t>
      </w:r>
      <w:r>
        <w:rPr>
          <w:lang w:val="vi-VN"/>
        </w:rPr>
        <w:t xml:space="preserve"> 4,66.</w:t>
      </w:r>
    </w:p>
    <w:p>
      <w:pPr>
        <w:pStyle w:val="Normal"/>
        <w:tabs>
          <w:tab w:val="clear" w:pos="720"/>
          <w:tab w:val="left" w:pos="284" w:leader="none"/>
          <w:tab w:val="left" w:pos="2552" w:leader="none"/>
          <w:tab w:val="left" w:pos="4820" w:leader="none"/>
          <w:tab w:val="left" w:pos="7088" w:leader="none"/>
        </w:tabs>
        <w:ind w:right="-329"/>
        <w:rPr/>
      </w:pPr>
      <w:r>
        <w:rPr>
          <w:b/>
          <w:color w:val="0000FF"/>
          <w:lang w:val="vi-VN"/>
        </w:rPr>
        <w:t>2. LỖI SAI 02: LỖI SỐ 2</w:t>
      </w:r>
    </w:p>
    <w:p>
      <w:pPr>
        <w:pStyle w:val="Normal"/>
        <w:jc w:val="center"/>
        <w:rPr>
          <w:b/>
          <w:color w:val="00B050"/>
          <w:lang w:val="vi-VN"/>
        </w:rPr>
      </w:pPr>
      <w:r>
        <w:rPr>
          <w:b/>
          <w:color w:val="00B050"/>
          <w:lang w:val="vi-VN"/>
        </w:rPr>
        <w:t>Lý thuyết</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b/>
                <w:lang w:val="vi-VN"/>
              </w:rPr>
            </w:pPr>
            <w:r>
              <w:rPr>
                <w:b/>
                <w:lang w:val="vi-VN"/>
              </w:rPr>
              <w:t xml:space="preserve">Lỗi số 2 thường mắc phải trong những trường hợp sau: </w:t>
            </w:r>
          </w:p>
          <w:p>
            <w:pPr>
              <w:pStyle w:val="Normal"/>
              <w:rPr/>
            </w:pPr>
            <w:r>
              <w:rPr>
                <w:rFonts w:eastAsia="Times New Roman"/>
                <w:i/>
                <w:lang w:val="vi-VN"/>
              </w:rPr>
              <w:t xml:space="preserve">      </w:t>
            </w:r>
            <w:r>
              <w:rPr>
                <w:i/>
                <w:lang w:val="vi-VN"/>
              </w:rPr>
              <w:t>a. Chỉ số 2:</w:t>
            </w:r>
            <w:r>
              <w:rPr>
                <w:b/>
                <w:lang w:val="vi-VN"/>
              </w:rPr>
              <w:t xml:space="preserve"> </w:t>
            </w:r>
            <w:r>
              <w:rPr>
                <w:lang w:val="vi-VN"/>
              </w:rPr>
              <w:t xml:space="preserve"> Quên không nhân 2 khi tính số mol cho các nguyên tử, nhóm nguyên tử có   chỉ số 2, ví dụ H</w:t>
            </w:r>
            <w:r>
              <w:rPr>
                <w:vertAlign w:val="subscript"/>
                <w:lang w:val="vi-VN"/>
              </w:rPr>
              <w:t>2</w:t>
            </w:r>
            <w:r>
              <w:rPr>
                <w:lang w:val="vi-VN"/>
              </w:rPr>
              <w:t>SO</w:t>
            </w:r>
            <w:r>
              <w:rPr>
                <w:vertAlign w:val="subscript"/>
                <w:lang w:val="vi-VN"/>
              </w:rPr>
              <w:t>4</w:t>
            </w:r>
            <w:r>
              <w:rPr>
                <w:lang w:val="vi-VN"/>
              </w:rPr>
              <w:t>, Ba(OH)</w:t>
            </w:r>
            <w:r>
              <w:rPr>
                <w:vertAlign w:val="subscript"/>
                <w:lang w:val="vi-VN"/>
              </w:rPr>
              <w:t>2</w:t>
            </w:r>
            <w:r>
              <w:rPr>
                <w:lang w:val="vi-VN"/>
              </w:rPr>
              <w:t>.</w:t>
            </w:r>
          </w:p>
          <w:p>
            <w:pPr>
              <w:pStyle w:val="Normal"/>
              <w:rPr>
                <w:lang w:val="vi-VN"/>
              </w:rPr>
            </w:pPr>
            <w:r>
              <w:rPr>
                <w:rFonts w:eastAsia="Times New Roman"/>
                <w:i/>
                <w:lang w:val="vi-VN"/>
              </w:rPr>
              <w:t xml:space="preserve">     </w:t>
            </w:r>
            <w:r>
              <w:rPr>
                <w:i/>
                <w:lang w:val="vi-VN"/>
              </w:rPr>
              <w:t>b. Chia 2 phần bằng nhau:</w:t>
            </w:r>
            <w:r>
              <w:rPr>
                <w:lang w:val="vi-VN"/>
              </w:rPr>
              <w:t xml:space="preserve"> Không chia đôi số mol hoặc ngược lại, lấy số mol tính được  trong mỗi phần để gán cho số mol hỗn hợp ban đầu.</w:t>
            </w:r>
          </w:p>
        </w:tc>
      </w:tr>
    </w:tbl>
    <w:p>
      <w:pPr>
        <w:pStyle w:val="Normal"/>
        <w:tabs>
          <w:tab w:val="clear" w:pos="720"/>
          <w:tab w:val="left" w:pos="284" w:leader="none"/>
          <w:tab w:val="left" w:pos="2552" w:leader="none"/>
          <w:tab w:val="left" w:pos="4820" w:leader="none"/>
          <w:tab w:val="left" w:pos="7088" w:leader="none"/>
        </w:tabs>
        <w:ind w:right="-329"/>
        <w:rPr/>
      </w:pPr>
      <w:r>
        <w:rPr>
          <w:b/>
          <w:color w:val="FF0000"/>
          <w:lang w:val="vi-VN"/>
        </w:rPr>
        <w:t xml:space="preserve">Ví dụ 1: </w:t>
      </w:r>
      <w:r>
        <w:rPr>
          <w:lang w:val="vi-VN"/>
        </w:rPr>
        <w:t>Trung hòa 100 mL dung dịch X (gồm HCl 0,6M và H</w:t>
      </w:r>
      <w:r>
        <w:rPr>
          <w:vertAlign w:val="subscript"/>
          <w:lang w:val="vi-VN"/>
        </w:rPr>
        <w:t>2</w:t>
      </w:r>
      <w:r>
        <w:rPr>
          <w:lang w:val="vi-VN"/>
        </w:rPr>
        <w:t>SO</w:t>
      </w:r>
      <w:r>
        <w:rPr>
          <w:vertAlign w:val="subscript"/>
          <w:lang w:val="vi-VN"/>
        </w:rPr>
        <w:t>4</w:t>
      </w:r>
      <w:r>
        <w:rPr>
          <w:lang w:val="vi-VN"/>
        </w:rPr>
        <w:t xml:space="preserve"> 0,1M) bằng lượng vừa đủ dung dịch Y (gồm NaOH 0,2M và Ba(OH)</w:t>
      </w:r>
      <w:r>
        <w:rPr>
          <w:vertAlign w:val="subscript"/>
          <w:lang w:val="vi-VN"/>
        </w:rPr>
        <w:t xml:space="preserve">2 </w:t>
      </w:r>
      <w:r>
        <w:rPr>
          <w:lang w:val="vi-VN"/>
        </w:rPr>
        <w:t xml:space="preserve"> 0,1M), thu được m gam muối.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b/>
          <w:color w:val="0000FF"/>
          <w:lang w:val="vi-VN"/>
        </w:rPr>
        <w:t>A.</w:t>
      </w:r>
      <w:r>
        <w:rPr>
          <w:lang w:val="vi-VN"/>
        </w:rPr>
        <w:t xml:space="preserve"> 6,75.</w:t>
        <w:tab/>
      </w:r>
      <w:r>
        <w:rPr>
          <w:b/>
          <w:color w:val="0000FF"/>
          <w:lang w:val="vi-VN"/>
        </w:rPr>
        <w:t>B.</w:t>
      </w:r>
      <w:r>
        <w:rPr>
          <w:lang w:val="vi-VN"/>
        </w:rPr>
        <w:t xml:space="preserve"> 7,36.</w:t>
        <w:tab/>
      </w:r>
      <w:r>
        <w:rPr>
          <w:b/>
          <w:color w:val="0000FF"/>
          <w:lang w:val="vi-VN"/>
        </w:rPr>
        <w:t>C.</w:t>
      </w:r>
      <w:r>
        <w:rPr>
          <w:lang w:val="vi-VN"/>
        </w:rPr>
        <w:t xml:space="preserve"> 8,19.</w:t>
        <w:tab/>
      </w:r>
      <w:r>
        <w:rPr>
          <w:b/>
          <w:color w:val="0000FF"/>
          <w:lang w:val="vi-VN"/>
        </w:rPr>
        <w:t xml:space="preserve">D. </w:t>
      </w:r>
      <w:r>
        <w:rPr>
          <w:lang w:val="vi-VN"/>
        </w:rPr>
        <w:t>5,68.</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tabs>
          <w:tab w:val="clear" w:pos="720"/>
          <w:tab w:val="left" w:pos="284" w:leader="none"/>
          <w:tab w:val="left" w:pos="2552" w:leader="none"/>
          <w:tab w:val="left" w:pos="4820" w:leader="none"/>
          <w:tab w:val="left" w:pos="7088" w:leader="none"/>
        </w:tabs>
        <w:ind w:right="-329"/>
        <w:jc w:val="left"/>
        <w:rPr>
          <w:lang w:val="vi-VN"/>
        </w:rPr>
      </w:pPr>
      <w:r>
        <w:rPr>
          <w:b/>
          <w:color w:val="00B050"/>
          <w:lang w:val="vi-VN"/>
        </w:rPr>
        <w:tab/>
      </w:r>
      <w:r>
        <w:rPr>
          <w:lang w:val="vi-VN"/>
        </w:rPr>
        <w:t>Gọi thể tích dung dịch Y cần dùng là V lít.</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object w:dxaOrig="8559" w:dyaOrig="999">
          <v:shapetype id="_x0000_tole_rId123" coordsize="21600,21600" o:spt="ole_rId1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 type="_x0000_tole_rId123" style="width:427.95pt;height:49.95pt" filled="f" o:ole="">
            <v:imagedata r:id="rId124" o:title=""/>
          </v:shape>
          <o:OLEObject Type="Embed" ProgID="" ShapeID="ole_rId123" DrawAspect="Content" ObjectID="_855544911" r:id="rId123"/>
        </w:object>
      </w:r>
      <w:r>
        <w:rPr>
          <w:lang w:val="vi-VN"/>
        </w:rPr>
        <w:tab/>
      </w:r>
      <w:r>
        <w:rPr/>
        <w:object w:dxaOrig="6380" w:dyaOrig="1240">
          <v:shapetype id="_x0000_tole_rId125" coordsize="21600,21600" o:spt="ole_rId1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 type="_x0000_tole_rId125" style="width:319pt;height:62pt" filled="f" o:ole="">
            <v:imagedata r:id="rId126" o:title=""/>
          </v:shape>
          <o:OLEObject Type="Embed" ProgID="" ShapeID="ole_rId125" DrawAspect="Content" ObjectID="_1041057838" r:id="rId125"/>
        </w:object>
      </w:r>
      <w:r>
        <w:rPr>
          <w:lang w:val="vi-VN"/>
        </w:rPr>
        <w:object w:dxaOrig="180" w:dyaOrig="279">
          <v:shapetype id="_x0000_tole_rId127" coordsize="21600,21600" o:spt="ole_rId1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 type="_x0000_tole_rId127" style="width:9pt;height:13.95pt" filled="f" o:ole="">
            <v:imagedata r:id="rId128" o:title=""/>
          </v:shape>
          <o:OLEObject Type="Embed" ProgID="" ShapeID="ole_rId127" DrawAspect="Content" ObjectID="_933024985" r:id="rId127"/>
        </w:object>
      </w:r>
      <w:r>
        <w:rPr>
          <w:lang w:val="vi-VN"/>
        </w:rPr>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object w:dxaOrig="8580" w:dyaOrig="460">
          <v:shapetype id="_x0000_tole_rId129" coordsize="21600,21600" o:spt="ole_rId1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 type="_x0000_tole_rId129" style="width:429pt;height:23pt" filled="f" o:ole="">
            <v:imagedata r:id="rId130" o:title=""/>
          </v:shape>
          <o:OLEObject Type="Embed" ProgID="" ShapeID="ole_rId129" DrawAspect="Content" ObjectID="_1922111027" r:id="rId129"/>
        </w:object>
      </w:r>
    </w:p>
    <w:p>
      <w:pPr>
        <w:pStyle w:val="Normal"/>
        <w:tabs>
          <w:tab w:val="clear" w:pos="720"/>
          <w:tab w:val="left" w:pos="284" w:leader="none"/>
          <w:tab w:val="left" w:pos="2552" w:leader="none"/>
          <w:tab w:val="left" w:pos="4820" w:leader="none"/>
          <w:tab w:val="left" w:pos="7088" w:leader="none"/>
        </w:tabs>
        <w:ind w:right="-329"/>
        <w:rPr>
          <w:b/>
          <w:lang w:val="vi-VN"/>
        </w:rPr>
      </w:pPr>
      <w:r>
        <w:rPr>
          <w:lang w:val="vi-VN"/>
        </w:rPr>
        <w:tab/>
      </w:r>
      <w:r>
        <w:rPr>
          <w:rFonts w:cs="Cambria Math" w:ascii="Cambria Math" w:hAnsi="Cambria Math"/>
          <w:lang w:val="vi-VN"/>
        </w:rPr>
        <w:t>→</w:t>
      </w:r>
      <w:r>
        <w:rPr>
          <w:b/>
          <w:lang w:val="vi-VN"/>
        </w:rPr>
        <w:t xml:space="preserve"> 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84" w:leader="none"/>
                <w:tab w:val="left" w:pos="2552" w:leader="none"/>
                <w:tab w:val="left" w:pos="4820" w:leader="none"/>
                <w:tab w:val="left" w:pos="7088" w:leader="none"/>
              </w:tabs>
              <w:ind w:right="-329"/>
              <w:jc w:val="left"/>
              <w:rPr>
                <w:lang w:val="vi-VN"/>
              </w:rPr>
            </w:pPr>
            <w:r>
              <w:rPr>
                <w:b/>
                <w:lang w:val="vi-VN"/>
              </w:rPr>
              <w:t>(i)</w:t>
            </w:r>
            <w:r>
              <w:rPr>
                <w:lang w:val="vi-VN"/>
              </w:rPr>
              <w:t xml:space="preserve">  Quên chỉ số 2:</w:t>
            </w:r>
            <w:r>
              <w:rPr>
                <w:lang w:val="vi-VN"/>
              </w:rPr>
              <w:object w:dxaOrig="180" w:dyaOrig="279">
                <v:shapetype id="_x0000_tole_rId131" coordsize="21600,21600" o:spt="ole_rId1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 type="_x0000_tole_rId131" style="width:9pt;height:13.95pt" filled="f" o:ole="">
                  <v:imagedata r:id="rId132" o:title=""/>
                </v:shape>
                <o:OLEObject Type="Embed" ProgID="" ShapeID="ole_rId131" DrawAspect="Content" ObjectID="_1907011542" r:id="rId131"/>
              </w:object>
            </w:r>
            <w:r>
              <w:rPr>
                <w:lang w:val="vi-VN"/>
              </w:rPr>
              <w:t xml:space="preserve"> </w:t>
            </w:r>
            <w:r>
              <w:rPr/>
              <w:object w:dxaOrig="6160" w:dyaOrig="999">
                <v:shapetype id="_x0000_tole_rId133" coordsize="21600,21600" o:spt="ole_rId1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 type="_x0000_tole_rId133" style="width:308pt;height:49.95pt" filled="f" o:ole="">
                  <v:imagedata r:id="rId134" o:title=""/>
                </v:shape>
                <o:OLEObject Type="Embed" ProgID="" ShapeID="ole_rId133" DrawAspect="Content" ObjectID="_1041359321" r:id="rId133"/>
              </w:object>
            </w:r>
          </w:p>
          <w:p>
            <w:pPr>
              <w:pStyle w:val="Normal"/>
              <w:tabs>
                <w:tab w:val="clear" w:pos="720"/>
                <w:tab w:val="left" w:pos="284" w:leader="none"/>
                <w:tab w:val="left" w:pos="2552" w:leader="none"/>
                <w:tab w:val="left" w:pos="4820" w:leader="none"/>
                <w:tab w:val="left" w:pos="7088" w:leader="none"/>
              </w:tabs>
              <w:ind w:right="-329"/>
              <w:jc w:val="left"/>
              <w:rPr>
                <w:lang w:val="vi-VN"/>
              </w:rPr>
            </w:pPr>
            <w:r>
              <w:rPr>
                <w:lang w:val="vi-VN"/>
              </w:rPr>
              <w:t>→</w:t>
            </w:r>
            <w:r>
              <w:rPr>
                <w:rFonts w:eastAsia="Times New Roman"/>
                <w:b/>
                <w:lang w:val="vi-VN"/>
              </w:rPr>
              <w:t xml:space="preserve"> </w:t>
            </w:r>
            <w:r>
              <w:rPr>
                <w:b/>
                <w:lang w:val="vi-VN"/>
              </w:rPr>
              <w:t>Chọn B.</w:t>
            </w:r>
          </w:p>
          <w:p>
            <w:pPr>
              <w:pStyle w:val="Normal"/>
              <w:tabs>
                <w:tab w:val="clear" w:pos="720"/>
                <w:tab w:val="left" w:pos="284" w:leader="none"/>
                <w:tab w:val="left" w:pos="2552" w:leader="none"/>
                <w:tab w:val="left" w:pos="4820" w:leader="none"/>
                <w:tab w:val="left" w:pos="7088" w:leader="none"/>
              </w:tabs>
              <w:ind w:right="-329"/>
              <w:rPr/>
            </w:pPr>
            <w:r>
              <w:rPr>
                <w:b/>
                <w:lang w:val="vi-VN"/>
              </w:rPr>
              <w:t xml:space="preserve">(ii) </w:t>
            </w:r>
            <w:r>
              <w:rPr>
                <w:lang w:val="vi-VN"/>
              </w:rPr>
              <w:t>Bảo toàn khối lượng nhưng kkhoong trừ khối lượng của H</w:t>
            </w:r>
            <w:r>
              <w:rPr>
                <w:vertAlign w:val="subscript"/>
                <w:lang w:val="vi-VN"/>
              </w:rPr>
              <w:t>2</w:t>
            </w:r>
            <w:r>
              <w:rPr>
                <w:lang w:val="vi-VN"/>
              </w:rPr>
              <w:t>O</w:t>
            </w:r>
          </w:p>
          <w:p>
            <w:pPr>
              <w:pStyle w:val="Normal"/>
              <w:tabs>
                <w:tab w:val="clear" w:pos="720"/>
                <w:tab w:val="left" w:pos="284" w:leader="none"/>
                <w:tab w:val="left" w:pos="2552" w:leader="none"/>
                <w:tab w:val="left" w:pos="4820" w:leader="none"/>
                <w:tab w:val="left" w:pos="7088" w:leader="none"/>
              </w:tabs>
              <w:ind w:right="-329"/>
              <w:rPr>
                <w:lang w:val="vi-VN"/>
              </w:rPr>
            </w:pPr>
            <w:r>
              <w:rPr>
                <w:rFonts w:eastAsia="Times New Roman"/>
                <w:lang w:val="vi-VN"/>
              </w:rPr>
              <w:t xml:space="preserve">           </w:t>
            </w:r>
            <w:r>
              <w:rPr>
                <w:lang w:val="vi-VN"/>
              </w:rPr>
              <w:t>m = 0,06.36,5 + 0,01.98 + 0,04.40 + 0,02.171= 8,19 (gam) →</w:t>
            </w:r>
            <w:r>
              <w:rPr>
                <w:b/>
                <w:lang w:val="vi-VN"/>
              </w:rPr>
              <w:t xml:space="preserve"> Chọn C.</w:t>
            </w:r>
          </w:p>
          <w:p>
            <w:pPr>
              <w:pStyle w:val="Normal"/>
              <w:rPr/>
            </w:pPr>
            <w:r>
              <w:rPr>
                <w:b/>
                <w:lang w:val="vi-VN"/>
              </w:rPr>
              <w:t xml:space="preserve">(iii)  </w:t>
            </w:r>
            <w:r>
              <w:rPr>
                <w:lang w:val="vi-VN"/>
              </w:rPr>
              <w:t>Coi thể tích Y là 100 mL và không trừ khối lượng của nước</w:t>
            </w:r>
          </w:p>
          <w:p>
            <w:pPr>
              <w:pStyle w:val="Normal"/>
              <w:rPr>
                <w:lang w:val="vi-VN"/>
              </w:rPr>
            </w:pPr>
            <w:r>
              <w:rPr>
                <w:rFonts w:eastAsia="Times New Roman"/>
                <w:lang w:val="vi-VN"/>
              </w:rPr>
              <w:t xml:space="preserve">          </w:t>
            </w:r>
            <w:r>
              <w:rPr>
                <w:lang w:val="vi-VN"/>
              </w:rPr>
              <w:t>m = 0,06.36,5 + 0,01.98 + 0,02.40 + 0,02.171= 5,68 (gam) →</w:t>
            </w:r>
            <w:r>
              <w:rPr>
                <w:b/>
                <w:lang w:val="vi-VN"/>
              </w:rPr>
              <w:t xml:space="preserve"> Chọn D.</w:t>
            </w:r>
          </w:p>
        </w:tc>
      </w:tr>
    </w:tbl>
    <w:p>
      <w:pPr>
        <w:pStyle w:val="Normal"/>
        <w:jc w:val="center"/>
        <w:rPr>
          <w:b/>
          <w:color w:val="00B050"/>
          <w:lang w:val="vi-VN"/>
        </w:rPr>
      </w:pPr>
      <w:r>
        <w:rPr>
          <w:b/>
          <w:color w:val="00B050"/>
          <w:lang w:val="vi-VN"/>
        </w:rPr>
        <w:t>Thử thách bạn</w:t>
      </w:r>
    </w:p>
    <w:p>
      <w:pPr>
        <w:pStyle w:val="Normal"/>
        <w:rPr/>
      </w:pPr>
      <w:r>
        <w:rPr>
          <w:b/>
          <w:color w:val="FF0000"/>
          <w:lang w:val="vi-VN"/>
        </w:rPr>
        <w:t>Câu 3:</w:t>
      </w:r>
      <w:r>
        <w:rPr>
          <w:lang w:val="vi-VN"/>
        </w:rPr>
        <w:t xml:space="preserve"> Chia dung dịch Y chứa các ion: </w:t>
      </w:r>
      <w:r>
        <w:rPr>
          <w:lang w:val="vi-VN"/>
        </w:rPr>
        <w:object w:dxaOrig="2120" w:dyaOrig="380">
          <v:shapetype id="_x0000_tole_rId135" coordsize="21600,21600" o:spt="ole_rId1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 type="_x0000_tole_rId135" style="width:106pt;height:19pt" filled="f" o:ole="">
            <v:imagedata r:id="rId136" o:title=""/>
          </v:shape>
          <o:OLEObject Type="Embed" ProgID="" ShapeID="ole_rId135" DrawAspect="Content" ObjectID="_1174789599" r:id="rId135"/>
        </w:object>
      </w:r>
      <w:r>
        <w:rPr>
          <w:lang w:val="vi-VN"/>
        </w:rPr>
        <w:t>thành hai phần bằng nhau.</w:t>
      </w:r>
    </w:p>
    <w:p>
      <w:pPr>
        <w:pStyle w:val="Normal"/>
        <w:rPr/>
      </w:pPr>
      <w:r>
        <w:rPr>
          <w:lang w:val="vi-VN"/>
        </w:rPr>
        <w:t>+ Phần một cho tác dụng với dung dịch NaOH dư, đun nóng, thu được 1,16 gam kết tủa và 0,448 lít khí (dktc).</w:t>
      </w:r>
    </w:p>
    <w:p>
      <w:pPr>
        <w:pStyle w:val="Normal"/>
        <w:rPr/>
      </w:pPr>
      <w:r>
        <w:rPr>
          <w:lang w:val="vi-VN"/>
        </w:rPr>
        <w:t>+ Phần hai tác dụng với dung dịch BaCl</w:t>
      </w:r>
      <w:r>
        <w:rPr>
          <w:vertAlign w:val="subscript"/>
          <w:lang w:val="vi-VN"/>
        </w:rPr>
        <w:t>2</w:t>
      </w:r>
      <w:r>
        <w:rPr>
          <w:lang w:val="vi-VN"/>
        </w:rPr>
        <w:t xml:space="preserve"> dư, thu được 2,33 gam kết tủa.</w:t>
      </w:r>
    </w:p>
    <w:p>
      <w:pPr>
        <w:pStyle w:val="Normal"/>
        <w:rPr>
          <w:lang w:val="vi-VN"/>
        </w:rPr>
      </w:pPr>
      <w:r>
        <w:rPr>
          <w:lang w:val="vi-VN"/>
        </w:rPr>
        <w:t xml:space="preserve">Cô cạn Y thu được m gam muối khan. Giá trị của m là: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3,22.</w:t>
        <w:tab/>
      </w:r>
      <w:r>
        <w:rPr>
          <w:b/>
          <w:color w:val="0000FF"/>
          <w:lang w:val="vi-VN"/>
        </w:rPr>
        <w:t>B.</w:t>
      </w:r>
      <w:r>
        <w:rPr>
          <w:lang w:val="vi-VN"/>
        </w:rPr>
        <w:t xml:space="preserve"> 6,44.</w:t>
        <w:tab/>
      </w:r>
      <w:r>
        <w:rPr>
          <w:b/>
          <w:color w:val="0000FF"/>
          <w:lang w:val="vi-VN"/>
        </w:rPr>
        <w:t>C.</w:t>
      </w:r>
      <w:r>
        <w:rPr>
          <w:lang w:val="vi-VN"/>
        </w:rPr>
        <w:t xml:space="preserve"> 5,72.</w:t>
        <w:tab/>
      </w:r>
      <w:r>
        <w:rPr>
          <w:b/>
          <w:color w:val="0000FF"/>
          <w:lang w:val="vi-VN"/>
        </w:rPr>
        <w:t>D.</w:t>
      </w:r>
      <w:r>
        <w:rPr>
          <w:lang w:val="vi-VN"/>
        </w:rPr>
        <w:t xml:space="preserve"> 2,86.</w:t>
      </w:r>
    </w:p>
    <w:p>
      <w:pPr>
        <w:pStyle w:val="Normal"/>
        <w:rPr>
          <w:lang w:val="vi-VN"/>
        </w:rPr>
      </w:pPr>
      <w:r>
        <w:rPr>
          <w:b/>
          <w:color w:val="FF0000"/>
          <w:lang w:val="vi-VN"/>
        </w:rPr>
        <w:t>Câu 4:</w:t>
      </w:r>
      <w:r>
        <w:rPr>
          <w:lang w:val="vi-VN"/>
        </w:rPr>
        <w:t xml:space="preserve"> Chia dung dịch X gồm </w:t>
      </w:r>
      <w:r>
        <w:rPr>
          <w:lang w:val="vi-VN"/>
        </w:rPr>
        <w:object w:dxaOrig="2520" w:dyaOrig="380">
          <v:shapetype id="_x0000_tole_rId137" coordsize="21600,21600" o:spt="ole_rId1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 type="_x0000_tole_rId137" style="width:126pt;height:19pt" filled="f" o:ole="">
            <v:imagedata r:id="rId138" o:title=""/>
          </v:shape>
          <o:OLEObject Type="Embed" ProgID="" ShapeID="ole_rId137" DrawAspect="Content" ObjectID="_1832064039" r:id="rId137"/>
        </w:object>
      </w:r>
      <w:r>
        <w:rPr>
          <w:lang w:val="vi-VN"/>
        </w:rPr>
        <w:t>(0,08 mol) thành hai phần bằng nhau. Cho phần một vào dung dịch Na</w:t>
      </w:r>
      <w:r>
        <w:rPr>
          <w:vertAlign w:val="subscript"/>
          <w:lang w:val="vi-VN"/>
        </w:rPr>
        <w:t>2</w:t>
      </w:r>
      <w:r>
        <w:rPr>
          <w:lang w:val="vi-VN"/>
        </w:rPr>
        <w:t>CO</w:t>
      </w:r>
      <w:r>
        <w:rPr>
          <w:vertAlign w:val="subscript"/>
          <w:lang w:val="vi-VN"/>
        </w:rPr>
        <w:t>3</w:t>
      </w:r>
      <w:r>
        <w:rPr>
          <w:lang w:val="vi-VN"/>
        </w:rPr>
        <w:t xml:space="preserve"> dư, thu được 3,68 gam kết tủa. Cho phần hai tác dụng với nước vôi trong dư, kết thúc phản ứng thu được 5,16 gam kết tủa. Tổng khối lượng chất tan trong X là</w:t>
      </w:r>
    </w:p>
    <w:p>
      <w:pPr>
        <w:pStyle w:val="Normal"/>
        <w:tabs>
          <w:tab w:val="clear" w:pos="720"/>
          <w:tab w:val="left" w:pos="284" w:leader="none"/>
          <w:tab w:val="left" w:pos="2552" w:leader="none"/>
          <w:tab w:val="left" w:pos="4820" w:leader="none"/>
          <w:tab w:val="left" w:pos="7088" w:leader="none"/>
        </w:tabs>
        <w:ind w:right="-329"/>
        <w:rPr/>
      </w:pPr>
      <w:r>
        <w:rPr>
          <w:lang w:val="vi-VN"/>
        </w:rPr>
        <w:tab/>
      </w:r>
      <w:r>
        <w:rPr>
          <w:b/>
          <w:color w:val="0000FF"/>
          <w:lang w:val="vi-VN"/>
        </w:rPr>
        <w:t>A.</w:t>
      </w:r>
      <w:r>
        <w:rPr>
          <w:lang w:val="vi-VN"/>
        </w:rPr>
        <w:t xml:space="preserve"> 10,28.</w:t>
        <w:tab/>
      </w:r>
      <w:r>
        <w:rPr>
          <w:b/>
          <w:color w:val="0000FF"/>
          <w:lang w:val="vi-VN"/>
        </w:rPr>
        <w:t>B.</w:t>
      </w:r>
      <w:r>
        <w:rPr>
          <w:lang w:val="vi-VN"/>
        </w:rPr>
        <w:t xml:space="preserve"> 5,14.</w:t>
        <w:tab/>
      </w:r>
      <w:r>
        <w:rPr>
          <w:b/>
          <w:color w:val="0000FF"/>
          <w:lang w:val="vi-VN"/>
        </w:rPr>
        <w:t>C.</w:t>
      </w:r>
      <w:r>
        <w:rPr>
          <w:lang w:val="vi-VN"/>
        </w:rPr>
        <w:t xml:space="preserve"> 5,40.</w:t>
        <w:tab/>
      </w:r>
      <w:r>
        <w:rPr>
          <w:b/>
          <w:color w:val="0000FF"/>
          <w:lang w:val="vi-VN"/>
        </w:rPr>
        <w:t>D.</w:t>
      </w:r>
      <w:r>
        <w:rPr>
          <w:lang w:val="vi-VN"/>
        </w:rPr>
        <w:t xml:space="preserve"> 10,80.</w:t>
      </w:r>
    </w:p>
    <w:p>
      <w:pPr>
        <w:pStyle w:val="Normal"/>
        <w:tabs>
          <w:tab w:val="clear" w:pos="720"/>
          <w:tab w:val="left" w:pos="284" w:leader="none"/>
          <w:tab w:val="left" w:pos="2552" w:leader="none"/>
          <w:tab w:val="left" w:pos="4820" w:leader="none"/>
          <w:tab w:val="left" w:pos="7088" w:leader="none"/>
        </w:tabs>
        <w:ind w:right="-329"/>
        <w:rPr>
          <w:b/>
          <w:color w:val="0000FF"/>
          <w:lang w:val="vi-VN"/>
        </w:rPr>
      </w:pPr>
      <w:r>
        <w:rPr>
          <w:b/>
          <w:color w:val="0000FF"/>
          <w:lang w:val="vi-VN"/>
        </w:rPr>
      </w:r>
    </w:p>
    <w:p>
      <w:pPr>
        <w:pStyle w:val="Normal"/>
        <w:tabs>
          <w:tab w:val="clear" w:pos="720"/>
          <w:tab w:val="left" w:pos="284" w:leader="none"/>
          <w:tab w:val="left" w:pos="2552" w:leader="none"/>
          <w:tab w:val="left" w:pos="4820" w:leader="none"/>
          <w:tab w:val="left" w:pos="7088" w:leader="none"/>
        </w:tabs>
        <w:ind w:right="-329"/>
        <w:rPr>
          <w:b/>
          <w:color w:val="0000FF"/>
          <w:lang w:val="vi-VN"/>
        </w:rPr>
      </w:pPr>
      <w:r>
        <w:rPr>
          <w:b/>
          <w:color w:val="0000FF"/>
          <w:lang w:val="vi-VN"/>
        </w:rPr>
      </w:r>
    </w:p>
    <w:p>
      <w:pPr>
        <w:pStyle w:val="Normal"/>
        <w:tabs>
          <w:tab w:val="clear" w:pos="720"/>
          <w:tab w:val="left" w:pos="284" w:leader="none"/>
          <w:tab w:val="left" w:pos="2552" w:leader="none"/>
          <w:tab w:val="left" w:pos="4820" w:leader="none"/>
          <w:tab w:val="left" w:pos="7088" w:leader="none"/>
        </w:tabs>
        <w:ind w:right="-329"/>
        <w:rPr>
          <w:b/>
          <w:color w:val="0000FF"/>
          <w:lang w:val="vi-VN"/>
        </w:rPr>
      </w:pPr>
      <w:r>
        <w:rPr>
          <w:b/>
          <w:color w:val="0000FF"/>
          <w:lang w:val="vi-VN"/>
        </w:rPr>
      </w:r>
    </w:p>
    <w:p>
      <w:pPr>
        <w:pStyle w:val="Normal"/>
        <w:tabs>
          <w:tab w:val="clear" w:pos="720"/>
          <w:tab w:val="left" w:pos="284" w:leader="none"/>
          <w:tab w:val="left" w:pos="2552" w:leader="none"/>
          <w:tab w:val="left" w:pos="4820" w:leader="none"/>
          <w:tab w:val="left" w:pos="7088" w:leader="none"/>
        </w:tabs>
        <w:ind w:right="-329"/>
        <w:rPr>
          <w:b/>
          <w:color w:val="0000FF"/>
          <w:lang w:val="vi-VN"/>
        </w:rPr>
      </w:pPr>
      <w:r>
        <w:rPr>
          <w:b/>
          <w:color w:val="0000FF"/>
          <w:lang w:val="vi-VN"/>
        </w:rPr>
      </w:r>
    </w:p>
    <w:p>
      <w:pPr>
        <w:pStyle w:val="Normal"/>
        <w:tabs>
          <w:tab w:val="clear" w:pos="720"/>
          <w:tab w:val="left" w:pos="284" w:leader="none"/>
          <w:tab w:val="left" w:pos="2552" w:leader="none"/>
          <w:tab w:val="left" w:pos="4820" w:leader="none"/>
          <w:tab w:val="left" w:pos="7088" w:leader="none"/>
        </w:tabs>
        <w:ind w:right="-329"/>
        <w:rPr/>
      </w:pPr>
      <w:r>
        <w:rPr>
          <w:b/>
          <w:color w:val="0000FF"/>
          <w:lang w:val="vi-VN"/>
        </w:rPr>
        <w:t>3. LỖI SAI 03: HIỆU SUÂT</w:t>
      </w:r>
    </w:p>
    <w:p>
      <w:pPr>
        <w:pStyle w:val="Normal"/>
        <w:tabs>
          <w:tab w:val="clear" w:pos="720"/>
          <w:tab w:val="left" w:pos="284" w:leader="none"/>
          <w:tab w:val="left" w:pos="2552" w:leader="none"/>
          <w:tab w:val="left" w:pos="4820" w:leader="none"/>
          <w:tab w:val="left" w:pos="7088" w:leader="none"/>
        </w:tabs>
        <w:ind w:right="-329"/>
        <w:jc w:val="center"/>
        <w:rPr/>
      </w:pPr>
      <w:r>
        <w:rPr/>
        <w:t>Lý thuyết</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b/>
                <w:bCs/>
                <w:szCs w:val="24"/>
                <w:lang w:val="vi-VN"/>
              </w:rPr>
              <w:t xml:space="preserve">      </w:t>
            </w:r>
            <w:r>
              <w:rPr>
                <w:rFonts w:eastAsia="SimSun;宋体"/>
                <w:b/>
                <w:bCs/>
                <w:szCs w:val="24"/>
                <w:lang w:val="vi-VN"/>
              </w:rPr>
              <w:t>Lỗi hiệu suất (H%) thường mắc phải trong 3 trường hợp sau :</w:t>
            </w:r>
          </w:p>
          <w:p>
            <w:pPr>
              <w:pStyle w:val="Normal"/>
              <w:rPr/>
            </w:pPr>
            <w:r>
              <w:rPr>
                <w:rFonts w:eastAsia="SimSun;宋体"/>
                <w:b/>
                <w:bCs/>
                <w:szCs w:val="24"/>
                <w:lang w:val="vi-VN"/>
              </w:rPr>
              <w:t>(i)</w:t>
            </w:r>
            <w:r>
              <w:rPr>
                <w:rFonts w:eastAsia="SimSun;宋体"/>
                <w:szCs w:val="24"/>
                <w:lang w:val="vi-VN"/>
              </w:rPr>
              <w:t xml:space="preserve">  Cho hiệu suất nhưng quên không sử dụng, bỏ qua hiệu suất.</w:t>
            </w:r>
          </w:p>
          <w:p>
            <w:pPr>
              <w:pStyle w:val="Normal"/>
              <w:rPr>
                <w:rFonts w:eastAsia="SimSun;宋体"/>
                <w:szCs w:val="24"/>
                <w:lang w:val="vi-VN"/>
              </w:rPr>
            </w:pPr>
            <w:r>
              <w:rPr>
                <w:rFonts w:eastAsia="SimSun;宋体"/>
                <w:b/>
                <w:bCs/>
                <w:szCs w:val="24"/>
                <w:lang w:val="vi-VN"/>
              </w:rPr>
              <w:t>(ii)</w:t>
            </w:r>
            <w:r>
              <w:rPr>
                <w:rFonts w:eastAsia="SimSun;宋体"/>
                <w:szCs w:val="24"/>
                <w:lang w:val="vi-VN"/>
              </w:rPr>
              <w:t xml:space="preserve">  Tính lượng chất thực tế không biết cần nhân với </w:t>
            </w:r>
            <w:r>
              <w:rPr>
                <w:rFonts w:eastAsia="SimSun;宋体"/>
                <w:szCs w:val="24"/>
              </w:rPr>
              <w:drawing>
                <wp:inline distT="0" distB="0" distL="0" distR="0">
                  <wp:extent cx="279400" cy="393700"/>
                  <wp:effectExtent l="0" t="0" r="0" b="0"/>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39"/>
                          <a:srcRect l="-129" t="-91" r="-129" b="-91"/>
                          <a:stretch>
                            <a:fillRect/>
                          </a:stretch>
                        </pic:blipFill>
                        <pic:spPr bwMode="auto">
                          <a:xfrm>
                            <a:off x="0" y="0"/>
                            <a:ext cx="279400" cy="393700"/>
                          </a:xfrm>
                          <a:prstGeom prst="rect">
                            <a:avLst/>
                          </a:prstGeom>
                          <a:noFill/>
                        </pic:spPr>
                      </pic:pic>
                    </a:graphicData>
                  </a:graphic>
                </wp:inline>
              </w:drawing>
            </w:r>
            <w:r>
              <w:rPr>
                <w:rFonts w:eastAsia="SimSun;宋体"/>
                <w:szCs w:val="24"/>
                <w:lang w:val="vi-VN"/>
              </w:rPr>
              <w:t xml:space="preserve"> hay </w:t>
            </w:r>
            <w:r>
              <w:rPr>
                <w:rFonts w:eastAsia="SimSun;宋体"/>
                <w:szCs w:val="24"/>
              </w:rPr>
              <w:drawing>
                <wp:inline distT="0" distB="0" distL="0" distR="0">
                  <wp:extent cx="279400" cy="393700"/>
                  <wp:effectExtent l="0" t="0" r="0" b="0"/>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140"/>
                          <a:srcRect l="-129" t="-91" r="-129" b="-91"/>
                          <a:stretch>
                            <a:fillRect/>
                          </a:stretch>
                        </pic:blipFill>
                        <pic:spPr bwMode="auto">
                          <a:xfrm>
                            <a:off x="0" y="0"/>
                            <a:ext cx="279400" cy="393700"/>
                          </a:xfrm>
                          <a:prstGeom prst="rect">
                            <a:avLst/>
                          </a:prstGeom>
                          <a:noFill/>
                        </pic:spPr>
                      </pic:pic>
                    </a:graphicData>
                  </a:graphic>
                </wp:inline>
              </w:drawing>
            </w:r>
          </w:p>
          <w:p>
            <w:pPr>
              <w:pStyle w:val="Normal"/>
              <w:rPr/>
            </w:pPr>
            <w:r>
              <w:rPr>
                <w:rFonts w:eastAsia="Times New Roman"/>
                <w:szCs w:val="24"/>
                <w:lang w:val="vi-VN"/>
              </w:rPr>
              <w:t xml:space="preserve">      </w:t>
            </w:r>
            <w:r>
              <w:rPr>
                <w:rFonts w:eastAsia="SimSun;宋体"/>
                <w:b/>
                <w:szCs w:val="24"/>
                <w:lang w:val="vi-VN"/>
              </w:rPr>
              <w:t>Cách làm đúng</w:t>
            </w:r>
            <w:r>
              <w:rPr>
                <w:rFonts w:eastAsia="SimSun;宋体"/>
                <w:szCs w:val="24"/>
                <w:lang w:val="vi-VN"/>
              </w:rPr>
              <w:t xml:space="preserve">: Với chất phản ứng (trước mũi tên) thì nhân </w:t>
            </w:r>
            <w:r>
              <w:rPr>
                <w:rFonts w:eastAsia="SimSun;宋体"/>
                <w:szCs w:val="24"/>
              </w:rPr>
              <w:drawing>
                <wp:inline distT="0" distB="0" distL="0" distR="0">
                  <wp:extent cx="279400" cy="393700"/>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141"/>
                          <a:srcRect l="-129" t="-91" r="-129" b="-91"/>
                          <a:stretch>
                            <a:fillRect/>
                          </a:stretch>
                        </pic:blipFill>
                        <pic:spPr bwMode="auto">
                          <a:xfrm>
                            <a:off x="0" y="0"/>
                            <a:ext cx="279400" cy="393700"/>
                          </a:xfrm>
                          <a:prstGeom prst="rect">
                            <a:avLst/>
                          </a:prstGeom>
                          <a:noFill/>
                        </pic:spPr>
                      </pic:pic>
                    </a:graphicData>
                  </a:graphic>
                </wp:inline>
              </w:drawing>
            </w:r>
            <w:r>
              <w:rPr>
                <w:rFonts w:eastAsia="SimSun;宋体"/>
                <w:szCs w:val="24"/>
                <w:lang w:val="vi-VN"/>
              </w:rPr>
              <w:t>, với chất sản phẩm</w:t>
            </w:r>
          </w:p>
          <w:p>
            <w:pPr>
              <w:pStyle w:val="Normal"/>
              <w:rPr/>
            </w:pPr>
            <w:r>
              <w:rPr>
                <w:rFonts w:eastAsia="Times New Roman"/>
                <w:szCs w:val="24"/>
                <w:lang w:val="vi-VN"/>
              </w:rPr>
              <w:t xml:space="preserve">      </w:t>
            </w:r>
            <w:r>
              <w:rPr>
                <w:rFonts w:eastAsia="SimSun;宋体"/>
                <w:szCs w:val="24"/>
                <w:lang w:val="vi-VN"/>
              </w:rPr>
              <w:t xml:space="preserve">(sau mũi tên) thì nhân </w:t>
            </w:r>
            <w:r>
              <w:rPr>
                <w:rFonts w:eastAsia="SimSun;宋体"/>
                <w:szCs w:val="24"/>
              </w:rPr>
              <w:drawing>
                <wp:inline distT="0" distB="0" distL="0" distR="0">
                  <wp:extent cx="279400" cy="393700"/>
                  <wp:effectExtent l="0" t="0" r="0" b="0"/>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142"/>
                          <a:srcRect l="-129" t="-91" r="-129" b="-91"/>
                          <a:stretch>
                            <a:fillRect/>
                          </a:stretch>
                        </pic:blipFill>
                        <pic:spPr bwMode="auto">
                          <a:xfrm>
                            <a:off x="0" y="0"/>
                            <a:ext cx="279400" cy="393700"/>
                          </a:xfrm>
                          <a:prstGeom prst="rect">
                            <a:avLst/>
                          </a:prstGeom>
                          <a:noFill/>
                        </pic:spPr>
                      </pic:pic>
                    </a:graphicData>
                  </a:graphic>
                </wp:inline>
              </w:drawing>
            </w:r>
            <w:r>
              <w:rPr>
                <w:rFonts w:eastAsia="SimSun;宋体"/>
                <w:szCs w:val="24"/>
                <w:lang w:val="vi-VN"/>
              </w:rPr>
              <w:t>.</w:t>
            </w:r>
          </w:p>
          <w:p>
            <w:pPr>
              <w:pStyle w:val="Normal"/>
              <w:rPr>
                <w:rFonts w:eastAsia="SimSun;宋体"/>
                <w:szCs w:val="24"/>
                <w:lang w:val="vi-VN"/>
              </w:rPr>
            </w:pPr>
            <w:r>
              <w:rPr>
                <w:rFonts w:eastAsia="SimSun;宋体"/>
                <w:b/>
                <w:bCs/>
                <w:szCs w:val="24"/>
                <w:lang w:val="vi-VN"/>
              </w:rPr>
              <w:t>(iii)</w:t>
            </w:r>
            <w:r>
              <w:rPr>
                <w:rFonts w:eastAsia="SimSun;宋体"/>
                <w:szCs w:val="24"/>
                <w:lang w:val="vi-VN"/>
              </w:rPr>
              <w:t xml:space="preserve">  Tìm hiệu suất. Không biết tính hiệu suất bằng cách lấy số mol phản ứng chia cho số </w:t>
            </w:r>
          </w:p>
          <w:p>
            <w:pPr>
              <w:pStyle w:val="Normal"/>
              <w:rPr/>
            </w:pPr>
            <w:r>
              <w:rPr>
                <w:rFonts w:eastAsia="Times New Roman"/>
                <w:szCs w:val="24"/>
                <w:lang w:val="vi-VN"/>
              </w:rPr>
              <w:t xml:space="preserve">        </w:t>
            </w:r>
            <w:r>
              <w:rPr>
                <w:rFonts w:eastAsia="SimSun;宋体"/>
                <w:szCs w:val="24"/>
                <w:lang w:val="vi-VN"/>
              </w:rPr>
              <w:t>mol ban đầu của chất nào.</w:t>
            </w:r>
          </w:p>
          <w:p>
            <w:pPr>
              <w:pStyle w:val="Normal"/>
              <w:rPr>
                <w:lang w:val="vi-VN"/>
              </w:rPr>
            </w:pPr>
            <w:r>
              <w:rPr>
                <w:rFonts w:eastAsia="SimSun;宋体"/>
                <w:b/>
                <w:szCs w:val="24"/>
                <w:lang w:val="vi-VN"/>
              </w:rPr>
              <w:t>Cách làm đúng</w:t>
            </w:r>
            <w:r>
              <w:rPr>
                <w:rFonts w:eastAsia="SimSun;宋体"/>
                <w:szCs w:val="24"/>
                <w:lang w:val="vi-VN"/>
              </w:rPr>
              <w:t>: Tìm hiệu suất của từng chất ban đầu và chọn giá trị lớn nhất.</w:t>
            </w:r>
          </w:p>
        </w:tc>
      </w:tr>
    </w:tbl>
    <w:p>
      <w:pPr>
        <w:pStyle w:val="Normal"/>
        <w:tabs>
          <w:tab w:val="clear" w:pos="720"/>
          <w:tab w:val="left" w:pos="284" w:leader="none"/>
          <w:tab w:val="left" w:pos="2552" w:leader="none"/>
          <w:tab w:val="left" w:pos="4820" w:leader="none"/>
          <w:tab w:val="left" w:pos="7088" w:leader="none"/>
        </w:tabs>
        <w:ind w:right="-329"/>
        <w:rPr/>
      </w:pPr>
      <w:r>
        <w:rPr>
          <w:b/>
          <w:color w:val="FF0000"/>
          <w:lang w:val="vi-VN"/>
        </w:rPr>
        <w:t xml:space="preserve">Ví dụ 1: </w:t>
      </w:r>
      <w:r>
        <w:rPr>
          <w:lang w:val="vi-VN"/>
        </w:rPr>
        <w:t xml:space="preserve">Lên men 90 gam glucozơ với hiệu suất 80%, toàn bộ lượng etanol tạo thành được oxi hóa bằng phương pháp lên men giấm, thu được hỗn hợp X. Để trung hòa </w:t>
      </w:r>
      <w:r>
        <w:rPr>
          <w:lang w:val="vi-VN"/>
        </w:rPr>
        <w:object w:dxaOrig="320" w:dyaOrig="620">
          <v:shapetype id="_x0000_tole_rId143" coordsize="21600,21600" o:spt="ole_rId1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 type="_x0000_tole_rId143" style="width:16pt;height:31pt" filled="f" o:ole="">
            <v:imagedata r:id="rId144" o:title=""/>
          </v:shape>
          <o:OLEObject Type="Embed" ProgID="" ShapeID="ole_rId143" DrawAspect="Content" ObjectID="_1919796681" r:id="rId143"/>
        </w:object>
      </w:r>
      <w:r>
        <w:rPr>
          <w:lang w:val="vi-VN"/>
        </w:rPr>
        <w:t xml:space="preserve"> hỗn hợp X cần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24 mL dung dịch NaOH 2M. Hiệu suất quá trình lên men giấm là</w:t>
        <w:tab/>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b/>
          <w:color w:val="0000FF"/>
          <w:lang w:val="vi-VN"/>
        </w:rPr>
        <w:t>A.</w:t>
      </w:r>
      <w:r>
        <w:rPr>
          <w:lang w:val="vi-VN"/>
        </w:rPr>
        <w:t xml:space="preserve"> 38,4%.</w:t>
        <w:tab/>
      </w:r>
      <w:r>
        <w:rPr>
          <w:b/>
          <w:color w:val="0000FF"/>
          <w:lang w:val="vi-VN"/>
        </w:rPr>
        <w:t>B.</w:t>
      </w:r>
      <w:r>
        <w:rPr>
          <w:lang w:val="vi-VN"/>
        </w:rPr>
        <w:t xml:space="preserve"> 48,0%.</w:t>
        <w:tab/>
      </w:r>
      <w:r>
        <w:rPr>
          <w:b/>
          <w:color w:val="0000FF"/>
          <w:lang w:val="vi-VN"/>
        </w:rPr>
        <w:t>C.</w:t>
      </w:r>
      <w:r>
        <w:rPr>
          <w:lang w:val="vi-VN"/>
        </w:rPr>
        <w:t xml:space="preserve"> 60%.</w:t>
        <w:tab/>
      </w:r>
      <w:r>
        <w:rPr>
          <w:b/>
          <w:color w:val="0000FF"/>
          <w:lang w:val="vi-VN"/>
        </w:rPr>
        <w:t>D.</w:t>
      </w:r>
      <w:r>
        <w:rPr>
          <w:lang w:val="vi-VN"/>
        </w:rPr>
        <w:t xml:space="preserve"> 96,0%.</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Hướng dẫn giải</w:t>
      </w:r>
    </w:p>
    <w:p>
      <w:pPr>
        <w:pStyle w:val="Normal"/>
        <w:tabs>
          <w:tab w:val="clear" w:pos="720"/>
          <w:tab w:val="left" w:pos="284" w:leader="none"/>
          <w:tab w:val="left" w:pos="2552" w:leader="none"/>
          <w:tab w:val="left" w:pos="4820" w:leader="none"/>
          <w:tab w:val="left" w:pos="7088" w:leader="none"/>
        </w:tabs>
        <w:ind w:firstLine="284" w:left="436" w:right="-329"/>
        <w:jc w:val="left"/>
        <w:rPr>
          <w:b/>
          <w:color w:val="00B050"/>
          <w:lang w:val="vi-VN"/>
        </w:rPr>
      </w:pPr>
      <w:r>
        <w:rPr/>
        <w:object w:dxaOrig="6640" w:dyaOrig="3379">
          <v:shapetype id="_x0000_tole_rId145" coordsize="21600,21600" o:spt="ole_rId1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 type="_x0000_tole_rId145" style="width:332pt;height:168.95pt" filled="f" o:ole="">
            <v:imagedata r:id="rId146" o:title=""/>
          </v:shape>
          <o:OLEObject Type="Embed" ProgID="" ShapeID="ole_rId145" DrawAspect="Content" ObjectID="_534619087" r:id="rId145"/>
        </w:object>
      </w:r>
    </w:p>
    <w:p>
      <w:pPr>
        <w:pStyle w:val="Normal"/>
        <w:tabs>
          <w:tab w:val="clear" w:pos="720"/>
          <w:tab w:val="left" w:pos="284" w:leader="none"/>
          <w:tab w:val="left" w:pos="2552" w:leader="none"/>
          <w:tab w:val="left" w:pos="4820" w:leader="none"/>
          <w:tab w:val="left" w:pos="7088" w:leader="none"/>
        </w:tabs>
        <w:ind w:firstLine="284" w:left="436" w:right="-329"/>
        <w:jc w:val="left"/>
        <w:rPr>
          <w:b/>
          <w:color w:val="00B050"/>
          <w:lang w:val="vi-VN"/>
        </w:rPr>
      </w:pPr>
      <w:r>
        <w:rPr>
          <w:b/>
          <w:color w:val="00B050"/>
          <w:lang w:val="vi-VN"/>
        </w:rPr>
        <w:object w:dxaOrig="2340" w:dyaOrig="660">
          <v:shapetype id="_x0000_tole_rId147" coordsize="21600,21600" o:spt="ole_rId1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 type="_x0000_tole_rId147" style="width:117pt;height:33pt" filled="f" o:ole="">
            <v:imagedata r:id="rId148" o:title=""/>
          </v:shape>
          <o:OLEObject Type="Embed" ProgID="" ShapeID="ole_rId147" DrawAspect="Content" ObjectID="_1917327372" r:id="rId147"/>
        </w:object>
      </w:r>
    </w:p>
    <w:p>
      <w:pPr>
        <w:pStyle w:val="Normal"/>
        <w:tabs>
          <w:tab w:val="clear" w:pos="720"/>
          <w:tab w:val="left" w:pos="284" w:leader="none"/>
          <w:tab w:val="left" w:pos="2552" w:leader="none"/>
          <w:tab w:val="left" w:pos="4820" w:leader="none"/>
          <w:tab w:val="left" w:pos="7088" w:leader="none"/>
        </w:tabs>
        <w:ind w:firstLine="284" w:left="436" w:right="-329"/>
        <w:jc w:val="left"/>
        <w:rPr>
          <w:b/>
          <w:lang w:val="vi-VN"/>
        </w:rPr>
      </w:pPr>
      <w:r>
        <w:rPr>
          <w:b/>
          <w:lang w:val="vi-VN"/>
        </w:rPr>
        <w:t>→</w:t>
      </w:r>
      <w:r>
        <w:rPr>
          <w:rFonts w:eastAsia="Times New Roman"/>
          <w:b/>
          <w:lang w:val="vi-VN"/>
        </w:rPr>
        <w:t xml:space="preserve"> </w:t>
      </w:r>
      <w:r>
        <w:rPr>
          <w:b/>
          <w:lang w:val="vi-VN"/>
        </w:rPr>
        <w:t>Đáp án C</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84" w:leader="none"/>
                <w:tab w:val="left" w:pos="2552" w:leader="none"/>
                <w:tab w:val="left" w:pos="4820" w:leader="none"/>
                <w:tab w:val="left" w:pos="7088" w:leader="none"/>
              </w:tabs>
              <w:ind w:right="-329"/>
              <w:jc w:val="left"/>
              <w:rPr>
                <w:b/>
                <w:lang w:val="vi-VN"/>
              </w:rPr>
            </w:pPr>
            <w:r>
              <w:rPr>
                <w:b/>
                <w:lang w:val="vi-VN"/>
              </w:rPr>
              <w:t>(i)</w:t>
            </w:r>
            <w:r>
              <w:rPr>
                <w:lang w:val="vi-VN"/>
              </w:rPr>
              <w:t xml:space="preserve">  Bỏ qua hiệu suất ở (1): </w:t>
            </w:r>
            <w:r>
              <w:rPr/>
              <w:object w:dxaOrig="5060" w:dyaOrig="660">
                <v:shapetype id="_x0000_tole_rId149" coordsize="21600,21600" o:spt="ole_rId1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 type="_x0000_tole_rId149" style="width:253pt;height:33pt" filled="f" o:ole="">
                  <v:imagedata r:id="rId150" o:title=""/>
                </v:shape>
                <o:OLEObject Type="Embed" ProgID="" ShapeID="ole_rId149" DrawAspect="Content" ObjectID="_12471231" r:id="rId149"/>
              </w:object>
            </w:r>
            <w:r>
              <w:rPr>
                <w:rFonts w:cs="Cambria Math" w:ascii="Cambria Math" w:hAnsi="Cambria Math"/>
                <w:lang w:val="vi-VN"/>
              </w:rPr>
              <w:t>→</w:t>
            </w:r>
            <w:r>
              <w:rPr>
                <w:b/>
                <w:lang w:val="vi-VN"/>
              </w:rPr>
              <w:t xml:space="preserve"> Chọn B.</w:t>
            </w:r>
          </w:p>
          <w:p>
            <w:pPr>
              <w:pStyle w:val="Normal"/>
              <w:tabs>
                <w:tab w:val="clear" w:pos="720"/>
                <w:tab w:val="left" w:pos="284" w:leader="none"/>
                <w:tab w:val="left" w:pos="2552" w:leader="none"/>
                <w:tab w:val="left" w:pos="4820" w:leader="none"/>
                <w:tab w:val="left" w:pos="7088" w:leader="none"/>
              </w:tabs>
              <w:ind w:right="-329"/>
              <w:rPr/>
            </w:pPr>
            <w:r>
              <w:rPr>
                <w:rFonts w:eastAsia="Times New Roman"/>
                <w:b/>
                <w:lang w:val="vi-VN"/>
              </w:rPr>
              <w:t xml:space="preserve"> </w:t>
            </w:r>
            <w:r>
              <w:rPr>
                <w:b/>
                <w:lang w:val="vi-VN"/>
              </w:rPr>
              <w:t xml:space="preserve">(ii) </w:t>
            </w:r>
            <w:r>
              <w:rPr>
                <w:lang w:val="vi-VN"/>
              </w:rPr>
              <w:t>Tính nhầm hiệu suất ở (1):</w:t>
            </w:r>
          </w:p>
          <w:p>
            <w:pPr>
              <w:pStyle w:val="Normal"/>
              <w:tabs>
                <w:tab w:val="clear" w:pos="720"/>
                <w:tab w:val="left" w:pos="284" w:leader="none"/>
                <w:tab w:val="left" w:pos="2552" w:leader="none"/>
                <w:tab w:val="left" w:pos="4820" w:leader="none"/>
                <w:tab w:val="left" w:pos="7088" w:leader="none"/>
              </w:tabs>
              <w:ind w:right="-329"/>
              <w:rPr>
                <w:rFonts w:ascii="Cambria Math" w:hAnsi="Cambria Math" w:cs="Cambria Math"/>
                <w:lang w:val="vi-VN"/>
              </w:rPr>
            </w:pPr>
            <w:r>
              <w:rPr>
                <w:rFonts w:eastAsia="Cambria Math" w:cs="Cambria Math" w:ascii="Cambria Math" w:hAnsi="Cambria Math"/>
                <w:lang w:val="vi-VN"/>
              </w:rPr>
              <w:t xml:space="preserve">           </w:t>
            </w:r>
            <w:r>
              <w:rPr/>
              <w:object w:dxaOrig="6100" w:dyaOrig="680">
                <v:shapetype id="_x0000_tole_rId151" coordsize="21600,21600" o:spt="ole_rId1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 type="_x0000_tole_rId151" style="width:305pt;height:34pt" filled="f" o:ole="">
                  <v:imagedata r:id="rId152" o:title=""/>
                </v:shape>
                <o:OLEObject Type="Embed" ProgID="" ShapeID="ole_rId151" DrawAspect="Content" ObjectID="_2021170933" r:id="rId151"/>
              </w:object>
            </w:r>
            <w:r>
              <w:rPr>
                <w:rFonts w:eastAsia="Cambria Math" w:cs="Cambria Math" w:ascii="Cambria Math" w:hAnsi="Cambria Math"/>
                <w:lang w:val="vi-VN"/>
              </w:rPr>
              <w:t xml:space="preserve">                   </w:t>
            </w:r>
            <w:r>
              <w:rPr>
                <w:rFonts w:cs="Cambria Math" w:ascii="Cambria Math" w:hAnsi="Cambria Math"/>
                <w:lang w:val="vi-VN"/>
              </w:rPr>
              <w:t>→</w:t>
            </w:r>
            <w:r>
              <w:rPr>
                <w:rFonts w:eastAsia="Times New Roman"/>
                <w:b/>
                <w:lang w:val="vi-VN"/>
              </w:rPr>
              <w:t xml:space="preserve"> </w:t>
            </w:r>
            <w:r>
              <w:rPr>
                <w:b/>
                <w:lang w:val="vi-VN"/>
              </w:rPr>
              <w:t>Chọn A.</w:t>
            </w:r>
          </w:p>
          <w:p>
            <w:pPr>
              <w:pStyle w:val="Normal"/>
              <w:rPr/>
            </w:pPr>
            <w:r>
              <w:rPr>
                <w:b/>
                <w:lang w:val="vi-VN"/>
              </w:rPr>
              <w:t xml:space="preserve">(iii)  </w:t>
            </w:r>
            <w:r>
              <w:rPr>
                <w:lang w:val="vi-VN"/>
              </w:rPr>
              <w:t>Không cân bằng phương trình (1), đồng thời bỏ qua hiệu suất:</w:t>
            </w:r>
          </w:p>
          <w:p>
            <w:pPr>
              <w:pStyle w:val="Normal"/>
              <w:tabs>
                <w:tab w:val="clear" w:pos="720"/>
                <w:tab w:val="left" w:pos="284" w:leader="none"/>
                <w:tab w:val="left" w:pos="2552" w:leader="none"/>
                <w:tab w:val="left" w:pos="4820" w:leader="none"/>
                <w:tab w:val="left" w:pos="7088" w:leader="none"/>
              </w:tabs>
              <w:ind w:right="-329"/>
              <w:rPr>
                <w:rFonts w:ascii="Cambria Math" w:hAnsi="Cambria Math" w:cs="Cambria Math"/>
                <w:lang w:val="vi-VN"/>
              </w:rPr>
            </w:pPr>
            <w:r>
              <w:rPr>
                <w:rFonts w:eastAsia="Times New Roman"/>
                <w:lang w:val="vi-VN"/>
              </w:rPr>
              <w:t xml:space="preserve">        </w:t>
            </w:r>
            <w:r>
              <w:rPr/>
              <w:object w:dxaOrig="4560" w:dyaOrig="660">
                <v:shapetype id="_x0000_tole_rId153" coordsize="21600,21600" o:spt="ole_rId1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 type="_x0000_tole_rId153" style="width:228pt;height:33pt" filled="f" o:ole="">
                  <v:imagedata r:id="rId154" o:title=""/>
                </v:shape>
                <o:OLEObject Type="Embed" ProgID="" ShapeID="ole_rId153" DrawAspect="Content" ObjectID="_1026613555" r:id="rId153"/>
              </w:object>
            </w:r>
            <w:r>
              <w:rPr>
                <w:rFonts w:eastAsia="Times New Roman"/>
                <w:lang w:val="vi-VN"/>
              </w:rPr>
              <w:t xml:space="preserve">                                             </w:t>
            </w:r>
            <w:r>
              <w:rPr>
                <w:rFonts w:cs="Cambria Math" w:ascii="Cambria Math" w:hAnsi="Cambria Math"/>
                <w:lang w:val="vi-VN"/>
              </w:rPr>
              <w:t>→</w:t>
            </w:r>
            <w:r>
              <w:rPr>
                <w:rFonts w:eastAsia="Times New Roman"/>
                <w:b/>
                <w:lang w:val="vi-VN"/>
              </w:rPr>
              <w:t xml:space="preserve"> </w:t>
            </w:r>
            <w:r>
              <w:rPr>
                <w:b/>
                <w:lang w:val="vi-VN"/>
              </w:rPr>
              <w:t>Chọn D.</w:t>
            </w:r>
            <w:r>
              <w:rPr>
                <w:b/>
                <w:lang w:val="vi-VN"/>
              </w:rPr>
              <w:object w:dxaOrig="180" w:dyaOrig="279">
                <v:shapetype id="_x0000_tole_rId155" coordsize="21600,21600" o:spt="ole_rId1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 type="_x0000_tole_rId155" style="width:9pt;height:13.95pt" filled="f" o:ole="">
                  <v:imagedata r:id="rId156" o:title=""/>
                </v:shape>
                <o:OLEObject Type="Embed" ProgID="" ShapeID="ole_rId155" DrawAspect="Content" ObjectID="_1902928045" r:id="rId155"/>
              </w:object>
            </w:r>
            <w:r>
              <w:rPr>
                <w:b/>
                <w:lang w:val="vi-VN"/>
              </w:rPr>
              <w:t xml:space="preserve"> </w:t>
            </w:r>
            <w:r>
              <w:rPr>
                <w:b/>
                <w:lang w:val="vi-VN"/>
              </w:rPr>
              <w:object w:dxaOrig="180" w:dyaOrig="279">
                <v:shapetype id="_x0000_tole_rId157" coordsize="21600,21600" o:spt="ole_rId1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 type="_x0000_tole_rId157" style="width:9pt;height:13.95pt" filled="f" o:ole="">
                  <v:imagedata r:id="rId158" o:title=""/>
                </v:shape>
                <o:OLEObject Type="Embed" ProgID="" ShapeID="ole_rId157" DrawAspect="Content" ObjectID="_2091201001" r:id="rId157"/>
              </w:object>
            </w:r>
            <w:r>
              <w:rPr>
                <w:b/>
                <w:lang w:val="vi-VN"/>
              </w:rPr>
              <w:t xml:space="preserve"> </w:t>
            </w:r>
          </w:p>
        </w:tc>
      </w:tr>
    </w:tbl>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5:</w:t>
      </w:r>
      <w:r>
        <w:rPr>
          <w:lang w:val="vi-VN"/>
        </w:rPr>
        <w:t xml:space="preserve"> Hỗn hợp X gồm N</w:t>
      </w:r>
      <w:r>
        <w:rPr>
          <w:vertAlign w:val="subscript"/>
          <w:lang w:val="vi-VN"/>
        </w:rPr>
        <w:t>2</w:t>
      </w:r>
      <w:r>
        <w:rPr>
          <w:lang w:val="vi-VN"/>
        </w:rPr>
        <w:t xml:space="preserve"> và H</w:t>
      </w:r>
      <w:r>
        <w:rPr>
          <w:vertAlign w:val="subscript"/>
          <w:lang w:val="vi-VN"/>
        </w:rPr>
        <w:t>2</w:t>
      </w:r>
      <w:r>
        <w:rPr>
          <w:lang w:val="vi-VN"/>
        </w:rPr>
        <w:t xml:space="preserve"> có tỉ lệ mol tương ứng là 1 : 4. Nung nóng X trong bình kín ở nhiệt độ khoảng 450</w:t>
      </w:r>
      <w:r>
        <w:rPr>
          <w:vertAlign w:val="superscript"/>
          <w:lang w:val="vi-VN"/>
        </w:rPr>
        <w:t>0</w:t>
      </w:r>
      <w:r>
        <w:rPr>
          <w:lang w:val="vi-VN"/>
        </w:rPr>
        <w:t>C có bột Fe xúc tác. Sau phản ứng thu được hỗn hợp Y. Tỉ khối của Y so với hidro bằng 4. Hiệu suất của phản ứng tổng hợp NH</w:t>
      </w:r>
      <w:r>
        <w:rPr>
          <w:vertAlign w:val="subscript"/>
          <w:lang w:val="vi-VN"/>
        </w:rPr>
        <w:t>3</w:t>
      </w:r>
      <w:r>
        <w:rPr>
          <w:lang w:val="vi-VN"/>
        </w:rPr>
        <w:t xml:space="preserve">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18,75%.</w:t>
        <w:tab/>
      </w:r>
      <w:r>
        <w:rPr>
          <w:b/>
          <w:color w:val="0000FF"/>
          <w:lang w:val="vi-VN"/>
        </w:rPr>
        <w:t>B.</w:t>
      </w:r>
      <w:r>
        <w:rPr>
          <w:lang w:val="vi-VN"/>
        </w:rPr>
        <w:t xml:space="preserve"> 25,00%.</w:t>
        <w:tab/>
      </w:r>
      <w:r>
        <w:rPr>
          <w:b/>
          <w:color w:val="0000FF"/>
          <w:lang w:val="vi-VN"/>
        </w:rPr>
        <w:t>C.</w:t>
      </w:r>
      <w:r>
        <w:rPr>
          <w:lang w:val="vi-VN"/>
        </w:rPr>
        <w:t xml:space="preserve"> 20,00%.</w:t>
        <w:tab/>
      </w:r>
      <w:r>
        <w:rPr>
          <w:b/>
          <w:color w:val="0000FF"/>
          <w:lang w:val="vi-VN"/>
        </w:rPr>
        <w:t>D.</w:t>
      </w:r>
      <w:r>
        <w:rPr>
          <w:lang w:val="vi-VN"/>
        </w:rPr>
        <w:t xml:space="preserve"> 11,11%.</w:t>
      </w:r>
    </w:p>
    <w:p>
      <w:pPr>
        <w:pStyle w:val="Normal"/>
        <w:rPr>
          <w:lang w:val="vi-VN"/>
        </w:rPr>
      </w:pPr>
      <w:r>
        <w:rPr>
          <w:b/>
          <w:color w:val="FF0000"/>
          <w:lang w:val="vi-VN"/>
        </w:rPr>
        <w:t>Câu 6:</w:t>
      </w:r>
      <w:r>
        <w:rPr>
          <w:lang w:val="vi-VN"/>
        </w:rPr>
        <w:t xml:space="preserve"> Nung nóng m gam hỗn hợp bột X gồm Al và Fe</w:t>
      </w:r>
      <w:r>
        <w:rPr>
          <w:vertAlign w:val="subscript"/>
          <w:lang w:val="vi-VN"/>
        </w:rPr>
        <w:t>3</w:t>
      </w:r>
      <w:r>
        <w:rPr>
          <w:lang w:val="vi-VN"/>
        </w:rPr>
        <w:t>O</w:t>
      </w:r>
      <w:r>
        <w:rPr>
          <w:vertAlign w:val="subscript"/>
          <w:lang w:val="vi-VN"/>
        </w:rPr>
        <w:t>4</w:t>
      </w:r>
      <w:r>
        <w:rPr>
          <w:lang w:val="vi-VN"/>
        </w:rPr>
        <w:t xml:space="preserve"> (không có không khí), thu được 14,3 gam chất rắn Y. Cho Y tác dụng với 50 mL dung dịch NaOH 2M (vừa đủ), thu được 0,672 lít khí H</w:t>
      </w:r>
      <w:r>
        <w:rPr>
          <w:vertAlign w:val="subscript"/>
          <w:lang w:val="vi-VN"/>
        </w:rPr>
        <w:t>2</w:t>
      </w:r>
      <w:r>
        <w:rPr>
          <w:lang w:val="vi-VN"/>
        </w:rPr>
        <w:t xml:space="preserve"> (dktc). Hiệu suất của phản ứng nhiệt nhôm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40%.</w:t>
        <w:tab/>
      </w:r>
      <w:r>
        <w:rPr>
          <w:b/>
          <w:color w:val="0000FF"/>
          <w:lang w:val="vi-VN"/>
        </w:rPr>
        <w:t>B.</w:t>
      </w:r>
      <w:r>
        <w:rPr>
          <w:lang w:val="vi-VN"/>
        </w:rPr>
        <w:t xml:space="preserve"> 20%</w:t>
        <w:tab/>
      </w:r>
      <w:r>
        <w:rPr>
          <w:b/>
          <w:color w:val="0000FF"/>
          <w:lang w:val="vi-VN"/>
        </w:rPr>
        <w:t>C.</w:t>
      </w:r>
      <w:r>
        <w:rPr>
          <w:lang w:val="vi-VN"/>
        </w:rPr>
        <w:t xml:space="preserve"> 80%</w:t>
        <w:tab/>
      </w:r>
      <w:r>
        <w:rPr>
          <w:b/>
          <w:color w:val="0000FF"/>
          <w:lang w:val="vi-VN"/>
        </w:rPr>
        <w:t>D.</w:t>
      </w:r>
      <w:r>
        <w:rPr>
          <w:lang w:val="vi-VN"/>
        </w:rPr>
        <w:t xml:space="preserve"> 60%</w:t>
      </w:r>
    </w:p>
    <w:p>
      <w:pPr>
        <w:pStyle w:val="Normal"/>
        <w:rPr/>
      </w:pPr>
      <w:r>
        <w:rPr>
          <w:b/>
          <w:color w:val="0000FF"/>
          <w:lang w:val="vi-VN"/>
        </w:rPr>
        <w:t>4. LỖI SAI 04: LƯỢNG DƯ</w:t>
      </w:r>
    </w:p>
    <w:p>
      <w:pPr>
        <w:pStyle w:val="Normal"/>
        <w:jc w:val="center"/>
        <w:rPr>
          <w:b/>
          <w:color w:val="00B050"/>
          <w:lang w:val="vi-VN"/>
        </w:rPr>
      </w:pPr>
      <w:r>
        <w:rPr>
          <w:b/>
          <w:color w:val="00B050"/>
          <w:lang w:val="vi-VN"/>
        </w:rPr>
        <w:t>Lý thuyết</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rPr>
                <w:b/>
                <w:bCs/>
                <w:lang w:val="vi-VN"/>
              </w:rPr>
            </w:pPr>
            <w:r>
              <w:rPr>
                <w:b/>
                <w:bCs/>
                <w:lang w:val="vi-VN"/>
              </w:rPr>
              <w:t>Lỗi lượng dư thường mắc phải trong 2 trường hợp sau :</w:t>
            </w:r>
          </w:p>
          <w:p>
            <w:pPr>
              <w:pStyle w:val="Normal"/>
              <w:rPr/>
            </w:pPr>
            <w:r>
              <w:rPr>
                <w:b/>
                <w:bCs/>
                <w:lang w:val="vi-VN"/>
              </w:rPr>
              <w:t xml:space="preserve">(i)  </w:t>
            </w:r>
            <w:r>
              <w:rPr>
                <w:lang w:val="vi-VN"/>
              </w:rPr>
              <w:t>Bài tóa cho số mol nhiều chất phản ứng nhưng không biết chất nào hết chất nào còn dư.</w:t>
            </w:r>
          </w:p>
          <w:p>
            <w:pPr>
              <w:pStyle w:val="Normal"/>
              <w:rPr/>
            </w:pPr>
            <w:r>
              <w:rPr>
                <w:b/>
                <w:lang w:val="vi-VN"/>
              </w:rPr>
              <w:t>Cách làm đúng:</w:t>
            </w:r>
            <w:r>
              <w:rPr>
                <w:lang w:val="vi-VN"/>
              </w:rPr>
              <w:t xml:space="preserve"> Lấy số mol từng chất chia cho hệ số của chúng trong phương trình hóa học, giá trị nào nhỏ nhất thì ứng với chất đó hết.</w:t>
            </w:r>
          </w:p>
          <w:p>
            <w:pPr>
              <w:pStyle w:val="Normal"/>
              <w:rPr/>
            </w:pPr>
            <w:r>
              <w:rPr>
                <w:b/>
                <w:bCs/>
                <w:lang w:val="vi-VN"/>
              </w:rPr>
              <w:t>(ii)</w:t>
            </w:r>
            <w:r>
              <w:rPr>
                <w:lang w:val="vi-VN"/>
              </w:rPr>
              <w:t xml:space="preserve">  Quên lượng chất ban đầu còn dư trong dung dịch sau phản ứng : sai lầm trong các tính toán tiếp theo.</w:t>
            </w:r>
          </w:p>
        </w:tc>
      </w:tr>
    </w:tbl>
    <w:p>
      <w:pPr>
        <w:pStyle w:val="Normal"/>
        <w:rPr/>
      </w:pPr>
      <w:r>
        <w:rPr>
          <w:b/>
          <w:color w:val="FF0000"/>
          <w:lang w:val="vi-VN"/>
        </w:rPr>
        <w:t xml:space="preserve">Ví dụ: </w:t>
      </w:r>
      <w:r>
        <w:rPr>
          <w:lang w:val="vi-VN"/>
        </w:rPr>
        <w:t>Cho 3,84 gam Cu vào 100 mL dung dịch X gồm KNO</w:t>
      </w:r>
      <w:r>
        <w:rPr>
          <w:vertAlign w:val="subscript"/>
          <w:lang w:val="vi-VN"/>
        </w:rPr>
        <w:t>3</w:t>
      </w:r>
      <w:r>
        <w:rPr>
          <w:lang w:val="vi-VN"/>
        </w:rPr>
        <w:t xml:space="preserve"> 0,5M và H</w:t>
      </w:r>
      <w:r>
        <w:rPr>
          <w:vertAlign w:val="subscript"/>
          <w:lang w:val="vi-VN"/>
        </w:rPr>
        <w:t>2</w:t>
      </w:r>
      <w:r>
        <w:rPr>
          <w:lang w:val="vi-VN"/>
        </w:rPr>
        <w:t>SO</w:t>
      </w:r>
      <w:r>
        <w:rPr>
          <w:vertAlign w:val="subscript"/>
          <w:lang w:val="vi-VN"/>
        </w:rPr>
        <w:t>4</w:t>
      </w:r>
      <w:r>
        <w:rPr>
          <w:lang w:val="vi-VN"/>
        </w:rPr>
        <w:t xml:space="preserve"> 0,5M.Sau khi phản ứng hoàn toàn, thu được khí NO (sản phẩm khử duy nhất). Lọc lấy phần dung dịch rồi cô cạn nước lọc thu được m gam chất rắn khác.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b/>
          <w:color w:val="0000FF"/>
          <w:lang w:val="vi-VN"/>
        </w:rPr>
        <w:t>A.</w:t>
      </w:r>
      <w:r>
        <w:rPr>
          <w:lang w:val="vi-VN"/>
        </w:rPr>
        <w:t xml:space="preserve"> 11,21.</w:t>
        <w:tab/>
      </w:r>
      <w:r>
        <w:rPr>
          <w:b/>
          <w:color w:val="0000FF"/>
          <w:lang w:val="vi-VN"/>
        </w:rPr>
        <w:t>B.</w:t>
      </w:r>
      <w:r>
        <w:rPr>
          <w:lang w:val="vi-VN"/>
        </w:rPr>
        <w:t xml:space="preserve"> 10,70.</w:t>
        <w:tab/>
      </w:r>
      <w:r>
        <w:rPr>
          <w:b/>
          <w:color w:val="0000FF"/>
          <w:lang w:val="vi-VN"/>
        </w:rPr>
        <w:t>C.</w:t>
      </w:r>
      <w:r>
        <w:rPr>
          <w:lang w:val="vi-VN"/>
        </w:rPr>
        <w:t xml:space="preserve"> 3,95.</w:t>
        <w:tab/>
      </w:r>
      <w:r>
        <w:rPr>
          <w:b/>
          <w:color w:val="0000FF"/>
          <w:lang w:val="vi-VN"/>
        </w:rPr>
        <w:t>D.</w:t>
      </w:r>
      <w:r>
        <w:rPr>
          <w:lang w:val="vi-VN"/>
        </w:rPr>
        <w:t xml:space="preserve"> 8,75.</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rPr/>
      </w:pPr>
      <w:r>
        <w:rPr>
          <w:lang w:val="vi-VN"/>
        </w:rPr>
        <w:tab/>
        <w:t xml:space="preserve">X gồm: </w:t>
      </w:r>
      <w:r>
        <w:rPr/>
        <w:object w:dxaOrig="5899" w:dyaOrig="380">
          <v:shapetype id="_x0000_tole_rId159" coordsize="21600,21600" o:spt="ole_rId1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 type="_x0000_tole_rId159" style="width:294.95pt;height:19pt" filled="f" o:ole="">
            <v:imagedata r:id="rId160" o:title=""/>
          </v:shape>
          <o:OLEObject Type="Embed" ProgID="" ShapeID="ole_rId159" DrawAspect="Content" ObjectID="_64513307" r:id="rId159"/>
        </w:object>
      </w:r>
      <w:r>
        <w:rPr>
          <w:lang w:val="vi-VN"/>
        </w:rPr>
        <w:t xml:space="preserve"> </w:t>
      </w:r>
    </w:p>
    <w:p>
      <w:pPr>
        <w:pStyle w:val="Normal"/>
        <w:rPr/>
      </w:pPr>
      <w:r>
        <w:rPr>
          <w:lang w:val="vi-VN"/>
        </w:rPr>
        <w:tab/>
        <w:tab/>
        <w:tab/>
      </w:r>
      <w:r>
        <w:rPr/>
        <w:object w:dxaOrig="6820" w:dyaOrig="380">
          <v:shapetype id="_x0000_tole_rId161" coordsize="21600,21600" o:spt="ole_rId1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 type="_x0000_tole_rId161" style="width:341pt;height:19pt" filled="f" o:ole="">
            <v:imagedata r:id="rId162" o:title=""/>
          </v:shape>
          <o:OLEObject Type="Embed" ProgID="" ShapeID="ole_rId161" DrawAspect="Content" ObjectID="_887115550" r:id="rId161"/>
        </w:object>
      </w:r>
      <w:r>
        <w:rPr>
          <w:lang w:val="vi-VN"/>
        </w:rPr>
        <w:t xml:space="preserve"> </w:t>
      </w:r>
    </w:p>
    <w:p>
      <w:pPr>
        <w:pStyle w:val="Normal"/>
        <w:rPr>
          <w:lang w:val="vi-VN"/>
        </w:rPr>
      </w:pPr>
      <w:r>
        <w:rPr>
          <w:lang w:val="vi-VN"/>
        </w:rPr>
        <w:tab/>
        <w:t xml:space="preserve">Ban đầu: </w:t>
        <w:tab/>
        <w:t xml:space="preserve">0,06 </w:t>
        <w:tab/>
        <w:tab/>
        <w:t>0,1</w:t>
        <w:tab/>
        <w:t>0,05</w:t>
      </w:r>
    </w:p>
    <w:p>
      <w:pPr>
        <w:pStyle w:val="Normal"/>
        <w:ind w:firstLine="720" w:right="0"/>
        <w:rPr>
          <w:lang w:val="vi-VN"/>
        </w:rPr>
      </w:pPr>
      <w:r>
        <w:rPr>
          <w:lang w:val="vi-VN"/>
        </w:rPr>
        <w:t>Phản ứng:</w:t>
        <w:tab/>
        <w:t xml:space="preserve"> 0,0375</w:t>
      </w:r>
      <w:r>
        <w:rPr/>
        <w:object w:dxaOrig="620" w:dyaOrig="320">
          <v:shapetype id="_x0000_tole_rId163" coordsize="21600,21600" o:spt="ole_rId1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 type="_x0000_tole_rId163" style="width:31pt;height:16pt" filled="f" o:ole="">
            <v:imagedata r:id="rId164" o:title=""/>
          </v:shape>
          <o:OLEObject Type="Embed" ProgID="" ShapeID="ole_rId163" DrawAspect="Content" ObjectID="_474935127" r:id="rId163"/>
        </w:object>
      </w:r>
      <w:r>
        <w:rPr>
          <w:lang w:val="vi-VN"/>
        </w:rPr>
        <w:t xml:space="preserve"> 0,1</w:t>
      </w:r>
      <w:r>
        <w:rPr/>
        <w:object w:dxaOrig="620" w:dyaOrig="320">
          <v:shapetype id="_x0000_tole_rId165" coordsize="21600,21600" o:spt="ole_rId1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 type="_x0000_tole_rId165" style="width:31pt;height:16pt" filled="f" o:ole="">
            <v:imagedata r:id="rId166" o:title=""/>
          </v:shape>
          <o:OLEObject Type="Embed" ProgID="" ShapeID="ole_rId165" DrawAspect="Content" ObjectID="_1293937013" r:id="rId165"/>
        </w:object>
      </w:r>
      <w:r>
        <w:rPr>
          <w:lang w:val="vi-VN"/>
        </w:rPr>
        <w:t>0,025</w:t>
        <w:tab/>
      </w:r>
      <w:r>
        <w:rPr/>
        <w:object w:dxaOrig="620" w:dyaOrig="320">
          <v:shapetype id="_x0000_tole_rId167" coordsize="21600,21600" o:spt="ole_rId1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 type="_x0000_tole_rId167" style="width:31pt;height:16pt" filled="f" o:ole="">
            <v:imagedata r:id="rId168" o:title=""/>
          </v:shape>
          <o:OLEObject Type="Embed" ProgID="" ShapeID="ole_rId167" DrawAspect="Content" ObjectID="_1708817712" r:id="rId167"/>
        </w:object>
      </w:r>
      <w:r>
        <w:rPr>
          <w:lang w:val="vi-VN"/>
        </w:rPr>
        <w:t>0,0375</w:t>
      </w:r>
    </w:p>
    <w:p>
      <w:pPr>
        <w:pStyle w:val="Normal"/>
        <w:rPr>
          <w:lang w:val="vi-VN"/>
        </w:rPr>
      </w:pPr>
      <w:r>
        <w:rPr>
          <w:lang w:val="vi-VN"/>
        </w:rPr>
        <w:tab/>
        <w:t>Xác định số mol chất phản ứng hết trong phản ứng (1):</w:t>
      </w:r>
    </w:p>
    <w:p>
      <w:pPr>
        <w:pStyle w:val="Normal"/>
        <w:rPr/>
      </w:pPr>
      <w:r>
        <w:rPr>
          <w:lang w:val="vi-VN"/>
        </w:rPr>
        <w:tab/>
        <w:t>Min</w:t>
      </w:r>
      <w:r>
        <w:rPr/>
        <w:object w:dxaOrig="3140" w:dyaOrig="680">
          <v:shapetype id="_x0000_tole_rId169" coordsize="21600,21600" o:spt="ole_rId1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9" type="_x0000_tole_rId169" style="width:157pt;height:34pt" filled="f" o:ole="">
            <v:imagedata r:id="rId170" o:title=""/>
          </v:shape>
          <o:OLEObject Type="Embed" ProgID="" ShapeID="ole_rId169" DrawAspect="Content" ObjectID="_972157106" r:id="rId169"/>
        </w:object>
      </w:r>
      <w:r>
        <w:rPr>
          <w:lang w:val="vi-VN"/>
        </w:rPr>
        <w:t>hết, tính số mol các chất phản ứng theo H</w:t>
      </w:r>
      <w:r>
        <w:rPr>
          <w:vertAlign w:val="superscript"/>
          <w:lang w:val="vi-VN"/>
        </w:rPr>
        <w:t>+</w:t>
      </w:r>
      <w:r>
        <w:rPr>
          <w:lang w:val="vi-VN"/>
        </w:rPr>
        <w:t>.</w:t>
      </w:r>
    </w:p>
    <w:p>
      <w:pPr>
        <w:pStyle w:val="Normal"/>
        <w:rPr/>
      </w:pPr>
      <w:r>
        <w:rPr>
          <w:lang w:val="vi-VN"/>
        </w:rPr>
        <w:tab/>
        <w:t>Thành phần trong nước lọc gồm: Cu</w:t>
      </w:r>
      <w:r>
        <w:rPr>
          <w:vertAlign w:val="superscript"/>
          <w:lang w:val="vi-VN"/>
        </w:rPr>
        <w:t>2+</w:t>
      </w:r>
      <w:r>
        <w:rPr>
          <w:lang w:val="vi-VN"/>
        </w:rPr>
        <w:t xml:space="preserve"> (0,0375 mol);</w:t>
      </w:r>
      <w:r>
        <w:rPr/>
        <w:object w:dxaOrig="499" w:dyaOrig="380">
          <v:shapetype id="_x0000_tole_rId171" coordsize="21600,21600" o:spt="ole_rId1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1" type="_x0000_tole_rId171" style="width:24.95pt;height:19pt" filled="f" o:ole="">
            <v:imagedata r:id="rId172" o:title=""/>
          </v:shape>
          <o:OLEObject Type="Embed" ProgID="" ShapeID="ole_rId171" DrawAspect="Content" ObjectID="_375133510" r:id="rId171"/>
        </w:object>
      </w:r>
      <w:r>
        <w:rPr>
          <w:lang w:val="vi-VN"/>
        </w:rPr>
        <w:t>(0,025 mol); K</w:t>
      </w:r>
      <w:r>
        <w:rPr>
          <w:vertAlign w:val="superscript"/>
          <w:lang w:val="vi-VN"/>
        </w:rPr>
        <w:t>+</w:t>
      </w:r>
      <w:r>
        <w:rPr>
          <w:lang w:val="vi-VN"/>
        </w:rPr>
        <w:t xml:space="preserve"> (0,05 mol); </w:t>
      </w:r>
    </w:p>
    <w:p>
      <w:pPr>
        <w:pStyle w:val="Normal"/>
        <w:rPr/>
      </w:pPr>
      <w:r>
        <w:rPr>
          <w:lang w:val="vi-VN"/>
        </w:rPr>
        <w:tab/>
      </w:r>
      <w:r>
        <w:rPr>
          <w:lang w:val="vi-VN"/>
        </w:rPr>
        <w:object w:dxaOrig="480" w:dyaOrig="380">
          <v:shapetype id="_x0000_tole_rId173" coordsize="21600,21600" o:spt="ole_rId1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3" type="_x0000_tole_rId173" style="width:24pt;height:19pt" filled="f" o:ole="">
            <v:imagedata r:id="rId174" o:title=""/>
          </v:shape>
          <o:OLEObject Type="Embed" ProgID="" ShapeID="ole_rId173" DrawAspect="Content" ObjectID="_894576815" r:id="rId173"/>
        </w:object>
      </w:r>
      <w:r>
        <w:rPr>
          <w:lang w:val="vi-VN"/>
        </w:rPr>
        <w:t>(0,05 mol).</w:t>
      </w:r>
    </w:p>
    <w:p>
      <w:pPr>
        <w:pStyle w:val="Normal"/>
        <w:rPr>
          <w:lang w:val="vi-VN"/>
        </w:rPr>
      </w:pPr>
      <w:r>
        <w:rPr>
          <w:lang w:val="vi-VN"/>
        </w:rPr>
        <w:tab/>
        <w:t xml:space="preserve">m = 64.0,0375 + 62.0,025 + 39.0,05 = 10,7 (gam) </w:t>
      </w:r>
    </w:p>
    <w:p>
      <w:pPr>
        <w:pStyle w:val="Normal"/>
        <w:rPr>
          <w:b/>
          <w:lang w:val="vi-VN"/>
        </w:rPr>
      </w:pPr>
      <w:r>
        <w:rPr>
          <w:lang w:val="vi-VN"/>
        </w:rPr>
        <w:tab/>
      </w:r>
      <w:r>
        <w:rPr>
          <w:rFonts w:cs="Cambria Math" w:ascii="Cambria Math" w:hAnsi="Cambria Math"/>
          <w:b/>
          <w:lang w:val="vi-VN"/>
        </w:rPr>
        <w:t>→</w:t>
      </w:r>
      <w:r>
        <w:rPr>
          <w:b/>
          <w:lang w:val="vi-VN"/>
        </w:rPr>
        <w:t xml:space="preserve"> Đáp án B.</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Lỗi sai</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84" w:leader="none"/>
                <w:tab w:val="left" w:pos="2552" w:leader="none"/>
                <w:tab w:val="left" w:pos="4820" w:leader="none"/>
                <w:tab w:val="left" w:pos="7088" w:leader="none"/>
              </w:tabs>
              <w:ind w:right="-329"/>
              <w:jc w:val="left"/>
              <w:rPr/>
            </w:pPr>
            <w:r>
              <w:rPr>
                <w:b/>
                <w:lang w:val="vi-VN"/>
              </w:rPr>
              <w:t>(i)</w:t>
            </w:r>
            <w:r>
              <w:rPr>
                <w:lang w:val="vi-VN"/>
              </w:rPr>
              <w:t xml:space="preserve">  Không xác định được chất hết, gán luôn số mol phản ứng (1)theo Cu:</w:t>
            </w:r>
          </w:p>
          <w:p>
            <w:pPr>
              <w:pStyle w:val="Normal"/>
              <w:tabs>
                <w:tab w:val="clear" w:pos="720"/>
                <w:tab w:val="left" w:pos="284" w:leader="none"/>
                <w:tab w:val="left" w:pos="2552" w:leader="none"/>
                <w:tab w:val="left" w:pos="4820" w:leader="none"/>
                <w:tab w:val="left" w:pos="7088" w:leader="none"/>
              </w:tabs>
              <w:ind w:right="-329"/>
              <w:jc w:val="left"/>
              <w:rPr>
                <w:b/>
                <w:lang w:val="vi-VN"/>
              </w:rPr>
            </w:pPr>
            <w:r>
              <w:rPr>
                <w:rFonts w:eastAsia="Times New Roman"/>
                <w:b/>
                <w:lang w:val="vi-VN"/>
              </w:rPr>
              <w:t xml:space="preserve">        </w:t>
            </w:r>
            <w:r>
              <w:rPr/>
              <w:object w:dxaOrig="5280" w:dyaOrig="800">
                <v:shapetype id="_x0000_tole_rId175" coordsize="21600,21600" o:spt="ole_rId1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5" type="_x0000_tole_rId175" style="width:264pt;height:40pt" filled="f" o:ole="">
                  <v:imagedata r:id="rId176" o:title=""/>
                </v:shape>
                <o:OLEObject Type="Embed" ProgID="" ShapeID="ole_rId175" DrawAspect="Content" ObjectID="_675005483" r:id="rId175"/>
              </w:object>
            </w:r>
          </w:p>
          <w:p>
            <w:pPr>
              <w:pStyle w:val="Normal"/>
              <w:tabs>
                <w:tab w:val="clear" w:pos="720"/>
                <w:tab w:val="left" w:pos="284" w:leader="none"/>
                <w:tab w:val="left" w:pos="2552" w:leader="none"/>
                <w:tab w:val="left" w:pos="4820" w:leader="none"/>
                <w:tab w:val="left" w:pos="7088" w:leader="none"/>
              </w:tabs>
              <w:ind w:right="-329"/>
              <w:jc w:val="left"/>
              <w:rPr>
                <w:b/>
                <w:lang w:val="vi-VN"/>
              </w:rPr>
            </w:pPr>
            <w:r>
              <w:rPr>
                <w:rFonts w:eastAsia="Times New Roman"/>
                <w:lang w:val="vi-VN"/>
              </w:rPr>
              <w:t xml:space="preserve">        </w:t>
            </w:r>
            <w:r>
              <w:rPr>
                <w:lang w:val="vi-VN"/>
              </w:rPr>
              <w:t xml:space="preserve">m = 64.0,06 + 62.0,01+ 39.0,05 + 96.0,05 =11,21 (gam)      </w:t>
            </w:r>
            <w:r>
              <w:rPr>
                <w:rFonts w:cs="Cambria Math" w:ascii="Cambria Math" w:hAnsi="Cambria Math"/>
                <w:lang w:val="vi-VN"/>
              </w:rPr>
              <w:t>→</w:t>
            </w:r>
            <w:r>
              <w:rPr>
                <w:b/>
                <w:lang w:val="vi-VN"/>
              </w:rPr>
              <w:t xml:space="preserve"> Chọn A</w:t>
            </w:r>
          </w:p>
          <w:p>
            <w:pPr>
              <w:pStyle w:val="Normal"/>
              <w:tabs>
                <w:tab w:val="clear" w:pos="720"/>
                <w:tab w:val="left" w:pos="284" w:leader="none"/>
                <w:tab w:val="left" w:pos="2552" w:leader="none"/>
                <w:tab w:val="left" w:pos="4820" w:leader="none"/>
                <w:tab w:val="left" w:pos="7088" w:leader="none"/>
              </w:tabs>
              <w:ind w:right="-329"/>
              <w:rPr>
                <w:rFonts w:ascii="Cambria Math" w:hAnsi="Cambria Math" w:cs="Cambria Math"/>
                <w:lang w:val="vi-VN"/>
              </w:rPr>
            </w:pPr>
            <w:r>
              <w:rPr>
                <w:b/>
                <w:lang w:val="vi-VN"/>
              </w:rPr>
              <w:t xml:space="preserve">(ii) </w:t>
            </w:r>
            <w:r>
              <w:rPr>
                <w:lang w:val="vi-VN"/>
              </w:rPr>
              <w:t>Quên tính ion K</w:t>
            </w:r>
            <w:r>
              <w:rPr>
                <w:vertAlign w:val="superscript"/>
                <w:lang w:val="vi-VN"/>
              </w:rPr>
              <w:t>+</w:t>
            </w:r>
            <w:r>
              <w:rPr>
                <w:lang w:val="vi-VN"/>
              </w:rPr>
              <w:t xml:space="preserve">: m = 64.0,0375 + 62.0,025 + 96.0,05 = 8,75 (gam) </w:t>
            </w:r>
            <w:r>
              <w:rPr>
                <w:rFonts w:cs="Cambria Math" w:ascii="Cambria Math" w:hAnsi="Cambria Math"/>
                <w:lang w:val="vi-VN"/>
              </w:rPr>
              <w:t>→</w:t>
            </w:r>
            <w:r>
              <w:rPr>
                <w:b/>
                <w:lang w:val="vi-VN"/>
              </w:rPr>
              <w:t xml:space="preserve"> Chọn D.</w:t>
            </w:r>
          </w:p>
          <w:p>
            <w:pPr>
              <w:pStyle w:val="Normal"/>
              <w:rPr/>
            </w:pPr>
            <w:r>
              <w:rPr>
                <w:b/>
                <w:lang w:val="vi-VN"/>
              </w:rPr>
              <w:t xml:space="preserve">(iii)  </w:t>
            </w:r>
            <w:r>
              <w:rPr>
                <w:lang w:val="vi-VN"/>
              </w:rPr>
              <w:t>Quên tính cả ion K</w:t>
            </w:r>
            <w:r>
              <w:rPr>
                <w:vertAlign w:val="superscript"/>
                <w:lang w:val="vi-VN"/>
              </w:rPr>
              <w:t>+</w:t>
            </w:r>
            <w:r>
              <w:rPr>
                <w:lang w:val="vi-VN"/>
              </w:rPr>
              <w:t xml:space="preserve"> và gốc sunfat:</w:t>
            </w:r>
          </w:p>
          <w:p>
            <w:pPr>
              <w:pStyle w:val="Normal"/>
              <w:tabs>
                <w:tab w:val="clear" w:pos="720"/>
                <w:tab w:val="left" w:pos="284" w:leader="none"/>
                <w:tab w:val="left" w:pos="2552" w:leader="none"/>
                <w:tab w:val="left" w:pos="4820" w:leader="none"/>
                <w:tab w:val="left" w:pos="7088" w:leader="none"/>
              </w:tabs>
              <w:ind w:right="-329"/>
              <w:rPr>
                <w:rFonts w:ascii="Cambria Math" w:hAnsi="Cambria Math" w:cs="Cambria Math"/>
                <w:lang w:val="vi-VN"/>
              </w:rPr>
            </w:pPr>
            <w:r>
              <w:rPr>
                <w:rFonts w:eastAsia="Times New Roman"/>
                <w:lang w:val="vi-VN"/>
              </w:rPr>
              <w:t xml:space="preserve">        </w:t>
            </w:r>
            <w:r>
              <w:rPr>
                <w:lang w:val="vi-VN"/>
              </w:rPr>
              <w:t xml:space="preserve">m = 64.0,0375 + 62.0,025 = 3.95 (gam)                               </w:t>
            </w:r>
            <w:r>
              <w:rPr>
                <w:rFonts w:cs="Cambria Math" w:ascii="Cambria Math" w:hAnsi="Cambria Math"/>
                <w:lang w:val="vi-VN"/>
              </w:rPr>
              <w:t>→</w:t>
            </w:r>
            <w:r>
              <w:rPr>
                <w:b/>
                <w:lang w:val="vi-VN"/>
              </w:rPr>
              <w:t xml:space="preserve"> Chọn C.</w:t>
            </w:r>
            <w:r>
              <w:rPr>
                <w:b/>
                <w:lang w:val="vi-VN"/>
              </w:rPr>
              <w:object w:dxaOrig="180" w:dyaOrig="279">
                <v:shapetype id="_x0000_tole_rId177" coordsize="21600,21600" o:spt="ole_rId1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7" type="_x0000_tole_rId177" style="width:9pt;height:13.95pt" filled="f" o:ole="">
                  <v:imagedata r:id="rId178" o:title=""/>
                </v:shape>
                <o:OLEObject Type="Embed" ProgID="" ShapeID="ole_rId177" DrawAspect="Content" ObjectID="_22268915" r:id="rId177"/>
              </w:object>
            </w:r>
            <w:r>
              <w:rPr>
                <w:b/>
                <w:lang w:val="vi-VN"/>
              </w:rPr>
              <w:t xml:space="preserve"> </w:t>
            </w:r>
            <w:r>
              <w:rPr>
                <w:b/>
                <w:lang w:val="vi-VN"/>
              </w:rPr>
              <w:object w:dxaOrig="180" w:dyaOrig="279">
                <v:shapetype id="_x0000_tole_rId179" coordsize="21600,21600" o:spt="ole_rId1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9" type="_x0000_tole_rId179" style="width:9pt;height:13.95pt" filled="f" o:ole="">
                  <v:imagedata r:id="rId180" o:title=""/>
                </v:shape>
                <o:OLEObject Type="Embed" ProgID="" ShapeID="ole_rId179" DrawAspect="Content" ObjectID="_1705738639" r:id="rId179"/>
              </w:object>
            </w:r>
            <w:r>
              <w:rPr>
                <w:b/>
                <w:lang w:val="vi-VN"/>
              </w:rPr>
              <w:t xml:space="preserve"> </w:t>
            </w:r>
          </w:p>
        </w:tc>
      </w:tr>
    </w:tbl>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7:</w:t>
      </w:r>
      <w:r>
        <w:rPr>
          <w:lang w:val="vi-VN"/>
        </w:rPr>
        <w:t xml:space="preserve"> Nung nóng hỗn hợp bột X gồm 6,48 gam Al và 13,92 gam F</w:t>
      </w:r>
      <w:r>
        <w:rPr>
          <w:vertAlign w:val="subscript"/>
          <w:lang w:val="vi-VN"/>
        </w:rPr>
        <w:t>3</w:t>
      </w:r>
      <w:r>
        <w:rPr>
          <w:lang w:val="vi-VN"/>
        </w:rPr>
        <w:t>O</w:t>
      </w:r>
      <w:r>
        <w:rPr>
          <w:vertAlign w:val="subscript"/>
          <w:lang w:val="vi-VN"/>
        </w:rPr>
        <w:t>4</w:t>
      </w:r>
      <w:r>
        <w:rPr>
          <w:lang w:val="vi-VN"/>
        </w:rPr>
        <w:t xml:space="preserve"> (không có không khí) tới phản ứng hoàn toàn, thu được chất rắn Y. Cho Y tác dụng với dung dịch HCl dư, thu được V lít khí H</w:t>
      </w:r>
      <w:r>
        <w:rPr>
          <w:vertAlign w:val="subscript"/>
          <w:lang w:val="vi-VN"/>
        </w:rPr>
        <w:t>2</w:t>
      </w:r>
      <w:r>
        <w:rPr>
          <w:lang w:val="vi-VN"/>
        </w:rPr>
        <w:t xml:space="preserve"> (dktc). Giá trị của V là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4,032.</w:t>
        <w:tab/>
      </w:r>
      <w:r>
        <w:rPr>
          <w:b/>
          <w:color w:val="0000FF"/>
          <w:lang w:val="vi-VN"/>
        </w:rPr>
        <w:t>B.</w:t>
      </w:r>
      <w:r>
        <w:rPr>
          <w:lang w:val="vi-VN"/>
        </w:rPr>
        <w:t xml:space="preserve"> 6,720.</w:t>
        <w:tab/>
      </w:r>
      <w:r>
        <w:rPr>
          <w:b/>
          <w:color w:val="0000FF"/>
          <w:lang w:val="vi-VN"/>
        </w:rPr>
        <w:t>C.</w:t>
      </w:r>
      <w:r>
        <w:rPr>
          <w:lang w:val="vi-VN"/>
        </w:rPr>
        <w:t xml:space="preserve"> 6,048.</w:t>
        <w:tab/>
      </w:r>
      <w:r>
        <w:rPr>
          <w:b/>
          <w:color w:val="0000FF"/>
          <w:lang w:val="vi-VN"/>
        </w:rPr>
        <w:t>D.</w:t>
      </w:r>
      <w:r>
        <w:rPr>
          <w:lang w:val="vi-VN"/>
        </w:rPr>
        <w:t xml:space="preserve"> 9,048</w:t>
      </w:r>
    </w:p>
    <w:p>
      <w:pPr>
        <w:pStyle w:val="Normal"/>
        <w:rPr>
          <w:lang w:val="vi-VN"/>
        </w:rPr>
      </w:pPr>
      <w:r>
        <w:rPr>
          <w:b/>
          <w:color w:val="FF0000"/>
          <w:lang w:val="vi-VN"/>
        </w:rPr>
        <w:t>Câu 8:</w:t>
      </w:r>
      <w:r>
        <w:rPr>
          <w:lang w:val="vi-VN"/>
        </w:rPr>
        <w:t xml:space="preserve"> Hòa tan hoàn toàn hỗn hợp gồm 1,12 gam Fe và 1,92 gam Cu vào 200 mL dung dịch gồm H</w:t>
      </w:r>
      <w:r>
        <w:rPr>
          <w:vertAlign w:val="subscript"/>
          <w:lang w:val="vi-VN"/>
        </w:rPr>
        <w:t>2</w:t>
      </w:r>
      <w:r>
        <w:rPr>
          <w:lang w:val="vi-VN"/>
        </w:rPr>
        <w:t>SO</w:t>
      </w:r>
      <w:r>
        <w:rPr>
          <w:vertAlign w:val="subscript"/>
          <w:lang w:val="vi-VN"/>
        </w:rPr>
        <w:t>4</w:t>
      </w:r>
      <w:r>
        <w:rPr>
          <w:lang w:val="vi-VN"/>
        </w:rPr>
        <w:t xml:space="preserve"> 0,8M và NaNO</w:t>
      </w:r>
      <w:r>
        <w:rPr>
          <w:vertAlign w:val="subscript"/>
          <w:lang w:val="vi-VN"/>
        </w:rPr>
        <w:t>3</w:t>
      </w:r>
      <w:r>
        <w:rPr>
          <w:lang w:val="vi-VN"/>
        </w:rPr>
        <w:t xml:space="preserve"> 0,8M, thu được dung dịch X và khí NO (sản phẩm khử duy nhất). Cho từ từu đến hết V mL dung dịch NaOH 4m vào X thì thu được lượng kế tủa lơn nhất. Giá trị của V là</w:t>
      </w:r>
    </w:p>
    <w:p>
      <w:pPr>
        <w:pStyle w:val="Normal"/>
        <w:tabs>
          <w:tab w:val="clear" w:pos="720"/>
          <w:tab w:val="left" w:pos="284" w:leader="none"/>
          <w:tab w:val="left" w:pos="2552" w:leader="none"/>
          <w:tab w:val="left" w:pos="4820" w:leader="none"/>
          <w:tab w:val="left" w:pos="7088" w:leader="none"/>
        </w:tabs>
        <w:ind w:right="-329"/>
        <w:rPr/>
      </w:pPr>
      <w:r>
        <w:rPr>
          <w:lang w:val="vi-VN"/>
        </w:rPr>
        <w:tab/>
      </w:r>
      <w:r>
        <w:rPr>
          <w:b/>
          <w:color w:val="0000FF"/>
          <w:lang w:val="vi-VN"/>
        </w:rPr>
        <w:t>A.</w:t>
      </w:r>
      <w:r>
        <w:rPr>
          <w:lang w:val="vi-VN"/>
        </w:rPr>
        <w:t xml:space="preserve"> 70,0.</w:t>
        <w:tab/>
      </w:r>
      <w:r>
        <w:rPr>
          <w:b/>
          <w:color w:val="0000FF"/>
          <w:lang w:val="vi-VN"/>
        </w:rPr>
        <w:t>B.</w:t>
      </w:r>
      <w:r>
        <w:rPr>
          <w:lang w:val="vi-VN"/>
        </w:rPr>
        <w:t xml:space="preserve"> 30,0.</w:t>
        <w:tab/>
      </w:r>
      <w:r>
        <w:rPr>
          <w:b/>
          <w:color w:val="0000FF"/>
          <w:lang w:val="vi-VN"/>
        </w:rPr>
        <w:t>C.</w:t>
      </w:r>
      <w:r>
        <w:rPr>
          <w:lang w:val="vi-VN"/>
        </w:rPr>
        <w:t xml:space="preserve"> 52.5.</w:t>
        <w:tab/>
      </w:r>
      <w:r>
        <w:rPr>
          <w:b/>
          <w:color w:val="0000FF"/>
          <w:lang w:val="vi-VN"/>
        </w:rPr>
        <w:t>D.</w:t>
      </w:r>
      <w:r>
        <w:rPr>
          <w:lang w:val="vi-VN"/>
        </w:rPr>
        <w:t xml:space="preserve"> 110,0.</w:t>
      </w:r>
    </w:p>
    <w:p>
      <w:pPr>
        <w:pStyle w:val="Normal"/>
        <w:rPr/>
      </w:pPr>
      <w:r>
        <w:rPr>
          <w:b/>
          <w:color w:val="0000FF"/>
          <w:lang w:val="vi-VN"/>
        </w:rPr>
        <w:t>5. LỖI SAI 05: BÀI TOÁN ĐIỆN PHÂN</w:t>
      </w:r>
    </w:p>
    <w:p>
      <w:pPr>
        <w:pStyle w:val="Normal"/>
        <w:jc w:val="center"/>
        <w:rPr>
          <w:b/>
          <w:color w:val="00B050"/>
          <w:lang w:val="vi-VN"/>
        </w:rPr>
      </w:pPr>
      <w:r>
        <w:rPr>
          <w:b/>
          <w:color w:val="00B050"/>
          <w:lang w:val="vi-VN"/>
        </w:rPr>
        <w:t>Lý thuyết</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Wingdings" w:cs="Wingdings" w:ascii="Wingdings" w:hAnsi="Wingdings"/>
                <w:b/>
                <w:bCs/>
                <w:szCs w:val="24"/>
              </w:rPr>
              <w:sym w:font="Wingdings" w:char="ab"/>
            </w:r>
            <w:r>
              <w:rPr>
                <w:rFonts w:eastAsia="SimSun;宋体"/>
                <w:b/>
                <w:bCs/>
                <w:szCs w:val="24"/>
                <w:lang w:val="vi-VN"/>
              </w:rPr>
              <w:t xml:space="preserve"> Quá trình xảy ra tại các điện cực:</w:t>
            </w:r>
          </w:p>
          <w:p>
            <w:pPr>
              <w:pStyle w:val="Normal"/>
              <w:jc w:val="left"/>
              <w:rPr/>
            </w:pPr>
            <w:r>
              <w:rPr>
                <w:rFonts w:eastAsia="Times New Roman"/>
                <w:szCs w:val="24"/>
                <w:lang w:val="vi-VN"/>
              </w:rPr>
              <w:t xml:space="preserve"> </w:t>
            </w:r>
            <w:r>
              <w:rPr>
                <w:rFonts w:eastAsia="SimSun;宋体"/>
                <w:b/>
                <w:bCs/>
                <w:szCs w:val="24"/>
                <w:lang w:val="vi-VN"/>
              </w:rPr>
              <w:t>–</w:t>
            </w:r>
            <w:r>
              <w:rPr>
                <w:rFonts w:eastAsia="Times New Roman"/>
                <w:szCs w:val="24"/>
                <w:lang w:val="vi-VN"/>
              </w:rPr>
              <w:t xml:space="preserve"> </w:t>
            </w:r>
            <w:r>
              <w:rPr>
                <w:rFonts w:eastAsia="SimSun;宋体"/>
                <w:szCs w:val="24"/>
                <w:lang w:val="vi-VN"/>
              </w:rPr>
              <w:t>Tại anot [cực +] chứa các anion X</w:t>
            </w:r>
            <w:r>
              <w:rPr>
                <w:rFonts w:eastAsia="SimSun;宋体"/>
                <w:szCs w:val="24"/>
                <w:vertAlign w:val="superscript"/>
                <w:lang w:val="vi-VN"/>
              </w:rPr>
              <w:t xml:space="preserve">n– </w:t>
            </w:r>
            <w:r>
              <w:rPr>
                <w:rFonts w:eastAsia="SimSun;宋体"/>
                <w:szCs w:val="24"/>
                <w:lang w:val="vi-VN"/>
              </w:rPr>
              <w:t>và H</w:t>
            </w:r>
            <w:r>
              <w:rPr>
                <w:rFonts w:eastAsia="SimSun;宋体"/>
                <w:szCs w:val="24"/>
                <w:vertAlign w:val="subscript"/>
                <w:lang w:val="vi-VN"/>
              </w:rPr>
              <w:t>2</w:t>
            </w:r>
            <w:r>
              <w:rPr>
                <w:rFonts w:eastAsia="SimSun;宋体"/>
                <w:szCs w:val="24"/>
                <w:lang w:val="vi-VN"/>
              </w:rPr>
              <w:t>O xảy ra quá trình oxi hóa :</w:t>
            </w:r>
          </w:p>
          <w:p>
            <w:pPr>
              <w:pStyle w:val="Normal"/>
              <w:jc w:val="center"/>
              <w:rPr>
                <w:rFonts w:eastAsia="SimSun;宋体"/>
                <w:szCs w:val="24"/>
              </w:rPr>
            </w:pPr>
            <w:r>
              <w:rPr>
                <w:rFonts w:eastAsia="SimSun;宋体"/>
                <w:szCs w:val="24"/>
              </w:rPr>
              <w:drawing>
                <wp:inline distT="0" distB="0" distL="0" distR="0">
                  <wp:extent cx="1994535" cy="646430"/>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181"/>
                          <a:srcRect l="-18" t="-57" r="-18" b="-57"/>
                          <a:stretch>
                            <a:fillRect/>
                          </a:stretch>
                        </pic:blipFill>
                        <pic:spPr bwMode="auto">
                          <a:xfrm>
                            <a:off x="0" y="0"/>
                            <a:ext cx="1994535" cy="646430"/>
                          </a:xfrm>
                          <a:prstGeom prst="rect">
                            <a:avLst/>
                          </a:prstGeom>
                          <a:noFill/>
                        </pic:spPr>
                      </pic:pic>
                    </a:graphicData>
                  </a:graphic>
                </wp:inline>
              </w:drawing>
            </w:r>
          </w:p>
          <w:p>
            <w:pPr>
              <w:pStyle w:val="Normal"/>
              <w:rPr/>
            </w:pPr>
            <w:r>
              <w:rPr>
                <w:rFonts w:eastAsia="SimSun;宋体"/>
                <w:i/>
                <w:iCs/>
                <w:szCs w:val="24"/>
              </w:rPr>
              <w:t>Chú ý:</w:t>
            </w:r>
            <w:r>
              <w:rPr>
                <w:rFonts w:eastAsia="SimSun;宋体"/>
                <w:szCs w:val="24"/>
              </w:rPr>
              <w:t xml:space="preserve"> các ion như : </w:t>
            </w:r>
            <w:r>
              <w:rPr>
                <w:rFonts w:eastAsia="TimesNewRomanPSMT;Times New Roman"/>
                <w:color w:val="000000"/>
                <w:szCs w:val="24"/>
              </w:rPr>
              <w:drawing>
                <wp:inline distT="0" distB="0" distL="0" distR="0">
                  <wp:extent cx="330200" cy="241300"/>
                  <wp:effectExtent l="0" t="0" r="0" b="0"/>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182"/>
                          <a:srcRect l="-108" t="-147" r="-108" b="-147"/>
                          <a:stretch>
                            <a:fillRect/>
                          </a:stretch>
                        </pic:blipFill>
                        <pic:spPr bwMode="auto">
                          <a:xfrm>
                            <a:off x="0" y="0"/>
                            <a:ext cx="330200" cy="241300"/>
                          </a:xfrm>
                          <a:prstGeom prst="rect">
                            <a:avLst/>
                          </a:prstGeom>
                          <a:noFill/>
                        </pic:spPr>
                      </pic:pic>
                    </a:graphicData>
                  </a:graphic>
                </wp:inline>
              </w:drawing>
            </w:r>
            <w:r>
              <w:rPr>
                <w:rFonts w:eastAsia="TimesNewRomanPSMT;Times New Roman"/>
                <w:color w:val="000000"/>
                <w:szCs w:val="24"/>
              </w:rPr>
              <w:t xml:space="preserve">, </w:t>
            </w:r>
            <w:r>
              <w:rPr>
                <w:rFonts w:eastAsia="MS Mincho;ＭＳ 明朝"/>
                <w:szCs w:val="24"/>
              </w:rPr>
              <w:drawing>
                <wp:inline distT="0" distB="0" distL="0" distR="0">
                  <wp:extent cx="342900" cy="241300"/>
                  <wp:effectExtent l="0" t="0" r="0" b="0"/>
                  <wp:docPr id="1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pic:cNvPicPr>
                            <a:picLocks noChangeAspect="1" noChangeArrowheads="1"/>
                          </pic:cNvPicPr>
                        </pic:nvPicPr>
                        <pic:blipFill>
                          <a:blip r:embed="rId183"/>
                          <a:srcRect l="-96" t="-136" r="-96" b="-136"/>
                          <a:stretch>
                            <a:fillRect/>
                          </a:stretch>
                        </pic:blipFill>
                        <pic:spPr bwMode="auto">
                          <a:xfrm>
                            <a:off x="0" y="0"/>
                            <a:ext cx="342900" cy="241300"/>
                          </a:xfrm>
                          <a:prstGeom prst="rect">
                            <a:avLst/>
                          </a:prstGeom>
                          <a:noFill/>
                        </pic:spPr>
                      </pic:pic>
                    </a:graphicData>
                  </a:graphic>
                </wp:inline>
              </w:drawing>
            </w:r>
            <w:r>
              <w:rPr>
                <w:rFonts w:eastAsia="MS Mincho;ＭＳ 明朝"/>
                <w:szCs w:val="24"/>
              </w:rPr>
              <w:t xml:space="preserve">,… không bị điện phân (trừ </w:t>
            </w:r>
            <w:r>
              <w:rPr>
                <w:rFonts w:eastAsia="SimSun;宋体"/>
                <w:szCs w:val="24"/>
              </w:rPr>
              <w:t>OH</w:t>
            </w:r>
            <w:r>
              <w:rPr>
                <w:rFonts w:eastAsia="SimSun;宋体"/>
                <w:szCs w:val="24"/>
                <w:vertAlign w:val="superscript"/>
              </w:rPr>
              <w:t>–</w:t>
            </w:r>
            <w:r>
              <w:rPr>
                <w:rFonts w:eastAsia="MS Mincho;ＭＳ 明朝"/>
                <w:szCs w:val="24"/>
              </w:rPr>
              <w:t>)</w:t>
            </w:r>
          </w:p>
          <w:p>
            <w:pPr>
              <w:pStyle w:val="Normal"/>
              <w:jc w:val="left"/>
              <w:rPr>
                <w:rFonts w:eastAsia="SimSun;宋体"/>
                <w:szCs w:val="24"/>
              </w:rPr>
            </w:pPr>
            <w:r>
              <w:rPr>
                <w:rFonts w:eastAsia="Times New Roman"/>
                <w:szCs w:val="24"/>
              </w:rPr>
              <w:t xml:space="preserve"> </w:t>
            </w:r>
            <w:r>
              <w:rPr>
                <w:rFonts w:eastAsia="SimSun;宋体"/>
                <w:b/>
                <w:bCs/>
                <w:szCs w:val="24"/>
              </w:rPr>
              <w:t>–</w:t>
            </w:r>
            <w:r>
              <w:rPr>
                <w:rFonts w:eastAsia="Times New Roman"/>
                <w:szCs w:val="24"/>
              </w:rPr>
              <w:t xml:space="preserve"> </w:t>
            </w:r>
            <w:r>
              <w:rPr>
                <w:rFonts w:eastAsia="SimSun;宋体"/>
                <w:szCs w:val="24"/>
              </w:rPr>
              <w:t>Tại catot [cực -] chứa các anion M</w:t>
            </w:r>
            <w:r>
              <w:rPr>
                <w:rFonts w:eastAsia="SimSun;宋体"/>
                <w:szCs w:val="24"/>
                <w:vertAlign w:val="superscript"/>
              </w:rPr>
              <w:t xml:space="preserve">n+ </w:t>
            </w:r>
            <w:r>
              <w:rPr>
                <w:rFonts w:eastAsia="SimSun;宋体"/>
                <w:szCs w:val="24"/>
              </w:rPr>
              <w:t>và H</w:t>
            </w:r>
            <w:r>
              <w:rPr>
                <w:rFonts w:eastAsia="SimSun;宋体"/>
                <w:szCs w:val="24"/>
                <w:vertAlign w:val="subscript"/>
              </w:rPr>
              <w:t>2</w:t>
            </w:r>
            <w:r>
              <w:rPr>
                <w:rFonts w:eastAsia="SimSun;宋体"/>
                <w:szCs w:val="24"/>
              </w:rPr>
              <w:t>O xảy ra quá trình khử :</w:t>
            </w:r>
          </w:p>
          <w:p>
            <w:pPr>
              <w:pStyle w:val="Normal"/>
              <w:jc w:val="center"/>
              <w:rPr>
                <w:rFonts w:eastAsia="SimSun;宋体"/>
                <w:szCs w:val="24"/>
              </w:rPr>
            </w:pPr>
            <w:r>
              <w:rPr>
                <w:rFonts w:eastAsia="SimSun;宋体"/>
                <w:szCs w:val="24"/>
              </w:rPr>
              <w:drawing>
                <wp:inline distT="0" distB="0" distL="0" distR="0">
                  <wp:extent cx="2036445" cy="501650"/>
                  <wp:effectExtent l="0" t="0" r="0" b="0"/>
                  <wp:docPr id="1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pic:cNvPicPr>
                            <a:picLocks noChangeAspect="1" noChangeArrowheads="1"/>
                          </pic:cNvPicPr>
                        </pic:nvPicPr>
                        <pic:blipFill>
                          <a:blip r:embed="rId184"/>
                          <a:srcRect l="-18" t="-75" r="-18" b="-75"/>
                          <a:stretch>
                            <a:fillRect/>
                          </a:stretch>
                        </pic:blipFill>
                        <pic:spPr bwMode="auto">
                          <a:xfrm>
                            <a:off x="0" y="0"/>
                            <a:ext cx="2036445" cy="501650"/>
                          </a:xfrm>
                          <a:prstGeom prst="rect">
                            <a:avLst/>
                          </a:prstGeom>
                          <a:noFill/>
                        </pic:spPr>
                      </pic:pic>
                    </a:graphicData>
                  </a:graphic>
                </wp:inline>
              </w:drawing>
            </w:r>
          </w:p>
          <w:p>
            <w:pPr>
              <w:pStyle w:val="Normal"/>
              <w:jc w:val="left"/>
              <w:rPr>
                <w:rFonts w:eastAsia="SimSun;宋体"/>
                <w:b/>
                <w:bCs/>
                <w:szCs w:val="24"/>
              </w:rPr>
            </w:pPr>
            <w:r>
              <w:rPr>
                <w:rFonts w:eastAsia="Wingdings" w:cs="Wingdings" w:ascii="Wingdings" w:hAnsi="Wingdings"/>
                <w:b/>
                <w:bCs/>
                <w:szCs w:val="24"/>
              </w:rPr>
              <w:sym w:font="Wingdings" w:char="ab"/>
            </w:r>
            <w:r>
              <w:rPr>
                <w:rFonts w:eastAsia="SimSun;宋体"/>
                <w:b/>
                <w:bCs/>
                <w:szCs w:val="24"/>
              </w:rPr>
              <w:t xml:space="preserve"> Số mol electron trao đổi : n</w:t>
            </w:r>
            <w:r>
              <w:rPr>
                <w:rFonts w:eastAsia="SimSun;宋体"/>
                <w:b/>
                <w:bCs/>
                <w:szCs w:val="24"/>
                <w:vertAlign w:val="subscript"/>
              </w:rPr>
              <w:t xml:space="preserve">e anot </w:t>
            </w:r>
            <w:r>
              <w:rPr>
                <w:rFonts w:eastAsia="SimSun;宋体"/>
                <w:b/>
                <w:bCs/>
                <w:szCs w:val="24"/>
              </w:rPr>
              <w:t>= n</w:t>
            </w:r>
            <w:r>
              <w:rPr>
                <w:rFonts w:eastAsia="SimSun;宋体"/>
                <w:b/>
                <w:bCs/>
                <w:szCs w:val="24"/>
                <w:vertAlign w:val="subscript"/>
              </w:rPr>
              <w:t xml:space="preserve">e catot </w:t>
            </w:r>
            <w:r>
              <w:rPr>
                <w:rFonts w:eastAsia="SimSun;宋体"/>
                <w:b/>
                <w:bCs/>
                <w:szCs w:val="24"/>
              </w:rPr>
              <w:t xml:space="preserve">= </w:t>
            </w:r>
            <w:r>
              <w:rPr>
                <w:rFonts w:eastAsia="SimSun;宋体"/>
                <w:b/>
                <w:bCs/>
                <w:szCs w:val="24"/>
              </w:rPr>
              <w:drawing>
                <wp:inline distT="0" distB="0" distL="0" distR="0">
                  <wp:extent cx="165100" cy="393700"/>
                  <wp:effectExtent l="0" t="0" r="0" b="0"/>
                  <wp:docPr id="1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pic:cNvPicPr>
                            <a:picLocks noChangeAspect="1" noChangeArrowheads="1"/>
                          </pic:cNvPicPr>
                        </pic:nvPicPr>
                        <pic:blipFill>
                          <a:blip r:embed="rId185"/>
                          <a:srcRect l="-218" t="-91" r="-218" b="-91"/>
                          <a:stretch>
                            <a:fillRect/>
                          </a:stretch>
                        </pic:blipFill>
                        <pic:spPr bwMode="auto">
                          <a:xfrm>
                            <a:off x="0" y="0"/>
                            <a:ext cx="165100" cy="393700"/>
                          </a:xfrm>
                          <a:prstGeom prst="rect">
                            <a:avLst/>
                          </a:prstGeom>
                          <a:noFill/>
                        </pic:spPr>
                      </pic:pic>
                    </a:graphicData>
                  </a:graphic>
                </wp:inline>
              </w:drawing>
            </w:r>
          </w:p>
          <w:p>
            <w:pPr>
              <w:pStyle w:val="Normal"/>
              <w:widowControl w:val="false"/>
              <w:spacing w:before="60" w:after="0"/>
              <w:jc w:val="left"/>
              <w:rPr/>
            </w:pPr>
            <w:r>
              <w:rPr>
                <w:rFonts w:eastAsia="Times New Roman"/>
                <w:b/>
                <w:bCs/>
                <w:szCs w:val="24"/>
              </w:rPr>
              <w:t xml:space="preserve">   </w:t>
            </w:r>
            <w:r>
              <w:rPr>
                <w:rFonts w:eastAsia="SimSun;宋体"/>
                <w:szCs w:val="24"/>
              </w:rPr>
              <w:t xml:space="preserve">Trong đó : </w:t>
            </w:r>
            <w:r>
              <w:rPr>
                <w:rFonts w:eastAsia="SimSun;宋体"/>
                <w:szCs w:val="26"/>
              </w:rPr>
              <w:t xml:space="preserve"> I : Cường độ dòng điện (A)</w:t>
            </w:r>
          </w:p>
          <w:p>
            <w:pPr>
              <w:pStyle w:val="Normal"/>
              <w:widowControl w:val="false"/>
              <w:spacing w:before="60" w:after="0"/>
              <w:jc w:val="left"/>
              <w:rPr>
                <w:szCs w:val="26"/>
              </w:rPr>
            </w:pPr>
            <w:r>
              <w:rPr>
                <w:rFonts w:eastAsia="Times New Roman"/>
                <w:szCs w:val="26"/>
              </w:rPr>
              <w:t xml:space="preserve">                       </w:t>
            </w:r>
            <w:r>
              <w:rPr>
                <w:rFonts w:eastAsia="SimSun;宋体"/>
                <w:szCs w:val="26"/>
              </w:rPr>
              <w:t>t : Thời gian điện phân (s)</w:t>
            </w:r>
          </w:p>
          <w:p>
            <w:pPr>
              <w:pStyle w:val="Normal"/>
              <w:widowControl w:val="false"/>
              <w:spacing w:before="60" w:after="0"/>
              <w:jc w:val="left"/>
              <w:rPr/>
            </w:pPr>
            <w:r>
              <w:rPr>
                <w:rFonts w:eastAsia="Times New Roman"/>
                <w:szCs w:val="26"/>
              </w:rPr>
              <w:t xml:space="preserve">                     </w:t>
            </w:r>
            <w:r>
              <w:rPr>
                <w:rFonts w:eastAsia="SimSun;宋体"/>
                <w:szCs w:val="26"/>
                <w:lang w:val="fr-FR"/>
              </w:rPr>
              <w:t>n</w:t>
            </w:r>
            <w:r>
              <w:rPr>
                <w:rFonts w:eastAsia="SimSun;宋体"/>
                <w:szCs w:val="26"/>
                <w:vertAlign w:val="subscript"/>
                <w:lang w:val="fr-FR"/>
              </w:rPr>
              <w:t>e</w:t>
            </w:r>
            <w:r>
              <w:rPr>
                <w:rFonts w:eastAsia="SimSun;宋体"/>
                <w:szCs w:val="26"/>
                <w:lang w:val="fr-FR"/>
              </w:rPr>
              <w:t xml:space="preserve"> : Số mol electron trao đổi</w:t>
            </w:r>
          </w:p>
          <w:p>
            <w:pPr>
              <w:pStyle w:val="Normal"/>
              <w:widowControl w:val="false"/>
              <w:spacing w:before="60" w:after="0"/>
              <w:jc w:val="left"/>
              <w:rPr>
                <w:rFonts w:eastAsia="SimSun;宋体"/>
                <w:szCs w:val="26"/>
                <w:lang w:val="fr-FR"/>
              </w:rPr>
            </w:pPr>
            <w:r>
              <w:rPr>
                <w:rFonts w:eastAsia="Times New Roman"/>
                <w:szCs w:val="26"/>
                <w:lang w:val="fr-FR"/>
              </w:rPr>
              <w:t xml:space="preserve">                      </w:t>
            </w:r>
            <w:r>
              <w:rPr>
                <w:rFonts w:eastAsia="SimSun;宋体"/>
                <w:szCs w:val="26"/>
                <w:lang w:val="fr-FR"/>
              </w:rPr>
              <w:t xml:space="preserve">F :  96500 Culong/mol </w:t>
            </w:r>
          </w:p>
        </w:tc>
      </w:tr>
    </w:tbl>
    <w:p>
      <w:pPr>
        <w:pStyle w:val="Normal"/>
        <w:rPr>
          <w:lang w:val="vi-VN"/>
        </w:rPr>
      </w:pPr>
      <w:r>
        <w:rPr>
          <w:b/>
          <w:color w:val="FF0000"/>
          <w:lang w:val="vi-VN"/>
        </w:rPr>
        <w:t xml:space="preserve">Ví dụ: </w:t>
      </w:r>
      <w:r>
        <w:rPr>
          <w:lang w:val="vi-VN"/>
        </w:rPr>
        <w:t>Khí điện phân dung dịch NaCl (cực âm bằng sắt, cực dương bằng than chì, có màng ngăn xốp) thì:</w:t>
      </w:r>
    </w:p>
    <w:p>
      <w:pPr>
        <w:pStyle w:val="Normal"/>
        <w:rPr>
          <w:lang w:val="vi-VN"/>
        </w:rPr>
      </w:pPr>
      <w:r>
        <w:rPr>
          <w:b/>
          <w:color w:val="0000FF"/>
          <w:lang w:val="vi-VN"/>
        </w:rPr>
        <w:t xml:space="preserve">A. </w:t>
      </w:r>
      <w:r>
        <w:rPr>
          <w:lang w:val="vi-VN"/>
        </w:rPr>
        <w:t>Ở cực âm xảy ra quá trình oxi hóa H</w:t>
      </w:r>
      <w:r>
        <w:rPr>
          <w:vertAlign w:val="subscript"/>
          <w:lang w:val="vi-VN"/>
        </w:rPr>
        <w:t>2</w:t>
        <w:softHyphen/>
      </w:r>
      <w:r>
        <w:rPr>
          <w:lang w:val="vi-VN"/>
        </w:rPr>
        <w:t>O và ở cực dương xảy ra quá trình khử ion Cl</w:t>
      </w:r>
      <w:r>
        <w:rPr>
          <w:vertAlign w:val="superscript"/>
          <w:lang w:val="vi-VN"/>
        </w:rPr>
        <w:t>-</w:t>
      </w:r>
      <w:r>
        <w:rPr>
          <w:lang w:val="vi-VN"/>
        </w:rPr>
        <w:t xml:space="preserve"> .</w:t>
      </w:r>
    </w:p>
    <w:p>
      <w:pPr>
        <w:pStyle w:val="Normal"/>
        <w:rPr>
          <w:lang w:val="vi-VN"/>
        </w:rPr>
      </w:pPr>
      <w:r>
        <w:rPr>
          <w:b/>
          <w:color w:val="0000FF"/>
          <w:lang w:val="vi-VN"/>
        </w:rPr>
        <w:t xml:space="preserve">B. </w:t>
      </w:r>
      <w:r>
        <w:rPr>
          <w:lang w:val="vi-VN"/>
        </w:rPr>
        <w:t>Ở cực dương xảy ra quá trình oxi hóa ion Na</w:t>
      </w:r>
      <w:r>
        <w:rPr>
          <w:vertAlign w:val="superscript"/>
          <w:lang w:val="vi-VN"/>
        </w:rPr>
        <w:t>+</w:t>
      </w:r>
      <w:r>
        <w:rPr>
          <w:lang w:val="vi-VN"/>
        </w:rPr>
        <w:t xml:space="preserve"> và ở cực âm xảy ra quá trình khử ion Cl</w:t>
      </w:r>
      <w:r>
        <w:rPr>
          <w:vertAlign w:val="superscript"/>
          <w:lang w:val="vi-VN"/>
        </w:rPr>
        <w:t>-</w:t>
      </w:r>
      <w:r>
        <w:rPr>
          <w:lang w:val="vi-VN"/>
        </w:rPr>
        <w:t>.</w:t>
      </w:r>
    </w:p>
    <w:p>
      <w:pPr>
        <w:pStyle w:val="Normal"/>
        <w:rPr>
          <w:lang w:val="vi-VN"/>
        </w:rPr>
      </w:pPr>
      <w:r>
        <w:rPr>
          <w:b/>
          <w:color w:val="0000FF"/>
          <w:lang w:val="vi-VN"/>
        </w:rPr>
        <w:t xml:space="preserve">C. </w:t>
      </w:r>
      <w:r>
        <w:rPr>
          <w:lang w:val="vi-VN"/>
        </w:rPr>
        <w:t>Ở cực âm xảy ra quá trình khử H</w:t>
      </w:r>
      <w:r>
        <w:rPr>
          <w:vertAlign w:val="subscript"/>
          <w:lang w:val="vi-VN"/>
        </w:rPr>
        <w:t>2</w:t>
        <w:softHyphen/>
      </w:r>
      <w:r>
        <w:rPr>
          <w:lang w:val="vi-VN"/>
        </w:rPr>
        <w:t>O và ở cực dương xảy ra quá trình khử ion Cl</w:t>
      </w:r>
      <w:r>
        <w:rPr>
          <w:vertAlign w:val="superscript"/>
          <w:lang w:val="vi-VN"/>
        </w:rPr>
        <w:t>-</w:t>
      </w:r>
      <w:r>
        <w:rPr>
          <w:lang w:val="vi-VN"/>
        </w:rPr>
        <w:t xml:space="preserve"> .</w:t>
      </w:r>
    </w:p>
    <w:p>
      <w:pPr>
        <w:pStyle w:val="Normal"/>
        <w:rPr>
          <w:lang w:val="vi-VN"/>
        </w:rPr>
      </w:pPr>
      <w:r>
        <w:rPr>
          <w:b/>
          <w:color w:val="0000FF"/>
          <w:lang w:val="vi-VN"/>
        </w:rPr>
        <w:t xml:space="preserve">D. </w:t>
      </w:r>
      <w:r>
        <w:rPr>
          <w:lang w:val="vi-VN"/>
        </w:rPr>
        <w:t>Ở cực âm xảy ra quá trình khử ion Na</w:t>
      </w:r>
      <w:r>
        <w:rPr>
          <w:vertAlign w:val="superscript"/>
          <w:lang w:val="vi-VN"/>
        </w:rPr>
        <w:t>+</w:t>
      </w:r>
      <w:r>
        <w:rPr>
          <w:lang w:val="vi-VN"/>
        </w:rPr>
        <w:t xml:space="preserve"> và ở cực dương xảy ra quá trình oxi hóa ion Cl</w:t>
      </w:r>
      <w:r>
        <w:rPr>
          <w:vertAlign w:val="superscript"/>
          <w:lang w:val="vi-VN"/>
        </w:rPr>
        <w:t>-</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tabs>
          <w:tab w:val="clear" w:pos="720"/>
          <w:tab w:val="left" w:pos="284" w:leader="none"/>
          <w:tab w:val="left" w:pos="2552" w:leader="none"/>
          <w:tab w:val="left" w:pos="4820" w:leader="none"/>
          <w:tab w:val="left" w:pos="7088" w:leader="none"/>
        </w:tabs>
        <w:ind w:right="-329"/>
        <w:jc w:val="left"/>
        <w:rPr>
          <w:b/>
          <w:color w:val="00B050"/>
          <w:lang w:val="vi-VN"/>
        </w:rPr>
      </w:pPr>
      <w:r>
        <w:rPr>
          <w:b/>
          <w:color w:val="00B050"/>
          <w:lang w:val="vi-VN"/>
        </w:rPr>
        <w:tab/>
        <w:tab/>
        <w:t xml:space="preserve">                    </w:t>
      </w:r>
      <w:r>
        <w:rPr>
          <w:b/>
          <w:color w:val="00B050"/>
          <w:lang w:val="vi-VN"/>
        </w:rPr>
        <w:object w:dxaOrig="1800" w:dyaOrig="32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90pt;height:16pt" filled="f" o:ole="">
            <v:imagedata r:id="rId187" o:title=""/>
          </v:shape>
          <o:OLEObject Type="Embed" ProgID="" ShapeID="ole_rId186" DrawAspect="Content" ObjectID="_500350177" r:id="rId186"/>
        </w:object>
      </w:r>
    </w:p>
    <w:p>
      <w:pPr>
        <w:pStyle w:val="Normal"/>
        <w:tabs>
          <w:tab w:val="clear" w:pos="720"/>
          <w:tab w:val="left" w:pos="284" w:leader="none"/>
          <w:tab w:val="left" w:pos="2552" w:leader="none"/>
          <w:tab w:val="left" w:pos="4820" w:leader="none"/>
          <w:tab w:val="left" w:pos="7088" w:leader="none"/>
        </w:tabs>
        <w:ind w:right="-329"/>
        <w:jc w:val="left"/>
        <w:rPr>
          <w:b/>
          <w:color w:val="00B050"/>
          <w:lang w:val="vi-VN"/>
        </w:rPr>
      </w:pPr>
      <w:r>
        <w:rPr>
          <w:rFonts w:eastAsia="Times New Roman"/>
          <w:b/>
          <w:color w:val="00B050"/>
          <w:lang w:val="vi-VN"/>
        </w:rPr>
        <w:t xml:space="preserve">           </w:t>
      </w:r>
      <w:r>
        <w:rPr/>
        <w:object w:dxaOrig="7360" w:dyaOrig="168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368pt;height:84pt" filled="f" o:ole="">
            <v:imagedata r:id="rId189" o:title=""/>
          </v:shape>
          <o:OLEObject Type="Embed" ProgID="" ShapeID="ole_rId188" DrawAspect="Content" ObjectID="_1247685037" r:id="rId188"/>
        </w:object>
      </w:r>
    </w:p>
    <w:p>
      <w:pPr>
        <w:pStyle w:val="MTDisplayEquation"/>
        <w:rPr/>
      </w:pPr>
      <w:r>
        <w:rPr>
          <w:rFonts w:cs="Cambria Math" w:ascii="Cambria Math" w:hAnsi="Cambria Math"/>
          <w:color w:val="000000"/>
        </w:rPr>
        <w:t>→</w:t>
      </w:r>
      <w:r>
        <w:rPr>
          <w:rFonts w:eastAsia="Times New Roman"/>
          <w:color w:val="000000"/>
        </w:rPr>
        <w:t xml:space="preserve"> </w:t>
      </w:r>
      <w:r>
        <w:rPr>
          <w:color w:val="000000"/>
        </w:rPr>
        <w:t>Đáp án C</w:t>
      </w:r>
      <w:r>
        <w:rPr/>
        <w:tab/>
      </w:r>
      <w:r>
        <w:rPr/>
        <w:object w:dxaOrig="180" w:dyaOrig="279">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9pt;height:13.95pt" filled="f" o:ole="">
            <v:imagedata r:id="rId191" o:title=""/>
          </v:shape>
          <o:OLEObject Type="Embed" ProgID="" ShapeID="ole_rId190" DrawAspect="Content" ObjectID="_983133450" r:id="rId190"/>
        </w:object>
      </w:r>
      <w:r>
        <w:rPr/>
        <w:t xml:space="preserve"> </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Lỗi sai</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84" w:leader="none"/>
                <w:tab w:val="left" w:pos="2552" w:leader="none"/>
                <w:tab w:val="left" w:pos="4820" w:leader="none"/>
                <w:tab w:val="left" w:pos="7088" w:leader="none"/>
              </w:tabs>
              <w:ind w:right="-329"/>
              <w:jc w:val="left"/>
              <w:rPr>
                <w:lang w:val="vi-VN"/>
              </w:rPr>
            </w:pPr>
            <w:r>
              <w:rPr>
                <w:b/>
                <w:lang w:val="vi-VN"/>
              </w:rPr>
              <w:t>(i)</w:t>
            </w:r>
            <w:r>
              <w:rPr>
                <w:lang w:val="vi-VN"/>
              </w:rPr>
              <w:t xml:space="preserve">  Nhầm lẫn khái niệm quá trình khử và quá trình oxi hóa.</w:t>
            </w:r>
          </w:p>
          <w:p>
            <w:pPr>
              <w:pStyle w:val="Normal"/>
              <w:tabs>
                <w:tab w:val="clear" w:pos="720"/>
                <w:tab w:val="left" w:pos="284" w:leader="none"/>
                <w:tab w:val="left" w:pos="2552" w:leader="none"/>
                <w:tab w:val="left" w:pos="4820" w:leader="none"/>
                <w:tab w:val="left" w:pos="7088" w:leader="none"/>
              </w:tabs>
              <w:ind w:right="-329"/>
              <w:jc w:val="left"/>
              <w:rPr>
                <w:b/>
                <w:lang w:val="vi-VN"/>
              </w:rPr>
            </w:pPr>
            <w:r>
              <w:rPr>
                <w:rFonts w:eastAsia="Times New Roman"/>
                <w:b/>
                <w:lang w:val="vi-VN"/>
              </w:rPr>
              <w:t xml:space="preserve">           </w:t>
            </w:r>
            <w:r>
              <w:rPr>
                <w:b/>
                <w:lang w:val="vi-VN"/>
              </w:rPr>
              <w:object w:dxaOrig="6979" w:dyaOrig="1240">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348.95pt;height:62pt" filled="f" o:ole="">
                  <v:imagedata r:id="rId193" o:title=""/>
                </v:shape>
                <o:OLEObject Type="Embed" ProgID="" ShapeID="ole_rId192" DrawAspect="Content" ObjectID="_1893632832" r:id="rId192"/>
              </w:object>
            </w:r>
          </w:p>
          <w:p>
            <w:pPr>
              <w:pStyle w:val="Normal"/>
              <w:tabs>
                <w:tab w:val="clear" w:pos="720"/>
                <w:tab w:val="left" w:pos="284" w:leader="none"/>
                <w:tab w:val="left" w:pos="2552" w:leader="none"/>
                <w:tab w:val="left" w:pos="4820" w:leader="none"/>
                <w:tab w:val="left" w:pos="7088" w:leader="none"/>
              </w:tabs>
              <w:ind w:right="-329"/>
              <w:jc w:val="left"/>
              <w:rPr/>
            </w:pPr>
            <w:r>
              <w:rPr>
                <w:rFonts w:eastAsia="Cambria Math" w:cs="Cambria Math" w:ascii="Cambria Math" w:hAnsi="Cambria Math"/>
                <w:b/>
                <w:lang w:val="vi-VN"/>
              </w:rPr>
              <w:t xml:space="preserve">                       </w:t>
            </w:r>
            <w:r>
              <w:rPr>
                <w:b/>
                <w:lang w:val="vi-VN"/>
              </w:rPr>
              <w:t>→</w:t>
            </w:r>
            <w:r>
              <w:rPr>
                <w:rFonts w:eastAsia="Times New Roman"/>
                <w:b/>
                <w:lang w:val="vi-VN"/>
              </w:rPr>
              <w:t xml:space="preserve"> </w:t>
            </w:r>
            <w:r>
              <w:rPr>
                <w:b/>
                <w:lang w:val="vi-VN"/>
              </w:rPr>
              <w:t>Chọn A</w:t>
            </w:r>
          </w:p>
          <w:p>
            <w:pPr>
              <w:pStyle w:val="Normal"/>
              <w:tabs>
                <w:tab w:val="clear" w:pos="720"/>
                <w:tab w:val="left" w:pos="284" w:leader="none"/>
                <w:tab w:val="left" w:pos="2552" w:leader="none"/>
                <w:tab w:val="left" w:pos="4820" w:leader="none"/>
                <w:tab w:val="left" w:pos="7088" w:leader="none"/>
              </w:tabs>
              <w:ind w:right="-329"/>
              <w:rPr>
                <w:lang w:val="vi-VN"/>
              </w:rPr>
            </w:pPr>
            <w:r>
              <w:rPr>
                <w:b/>
                <w:lang w:val="vi-VN"/>
              </w:rPr>
              <w:t xml:space="preserve">(ii)  </w:t>
            </w:r>
            <w:r>
              <w:rPr>
                <w:lang w:val="vi-VN"/>
              </w:rPr>
              <w:t>Sai quá trình xảy ra tại các điện cực</w:t>
            </w:r>
          </w:p>
          <w:p>
            <w:pPr>
              <w:pStyle w:val="Normal"/>
              <w:tabs>
                <w:tab w:val="clear" w:pos="720"/>
                <w:tab w:val="left" w:pos="284" w:leader="none"/>
                <w:tab w:val="left" w:pos="2552" w:leader="none"/>
                <w:tab w:val="left" w:pos="4820" w:leader="none"/>
                <w:tab w:val="left" w:pos="7088" w:leader="none"/>
              </w:tabs>
              <w:ind w:right="-329"/>
              <w:rPr>
                <w:lang w:val="vi-VN"/>
              </w:rPr>
            </w:pPr>
            <w:r>
              <w:rPr>
                <w:rFonts w:eastAsia="Times New Roman"/>
                <w:lang w:val="vi-VN"/>
              </w:rPr>
              <w:t xml:space="preserve">         </w:t>
            </w:r>
            <w:r>
              <w:rPr>
                <w:lang w:val="vi-VN"/>
              </w:rPr>
              <w:object w:dxaOrig="6259" w:dyaOrig="1240">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312.95pt;height:62pt" filled="f" o:ole="">
                  <v:imagedata r:id="rId195" o:title=""/>
                </v:shape>
                <o:OLEObject Type="Embed" ProgID="" ShapeID="ole_rId194" DrawAspect="Content" ObjectID="_761876419" r:id="rId194"/>
              </w:object>
            </w:r>
          </w:p>
          <w:p>
            <w:pPr>
              <w:pStyle w:val="Normal"/>
              <w:tabs>
                <w:tab w:val="clear" w:pos="720"/>
                <w:tab w:val="left" w:pos="284" w:leader="none"/>
                <w:tab w:val="left" w:pos="2552" w:leader="none"/>
                <w:tab w:val="left" w:pos="4820" w:leader="none"/>
                <w:tab w:val="left" w:pos="7088" w:leader="none"/>
              </w:tabs>
              <w:ind w:right="-329"/>
              <w:rPr>
                <w:rFonts w:ascii="Cambria Math" w:hAnsi="Cambria Math" w:cs="Cambria Math"/>
                <w:lang w:val="vi-VN"/>
              </w:rPr>
            </w:pPr>
            <w:r>
              <w:rPr>
                <w:rFonts w:eastAsia="Cambria Math" w:cs="Cambria Math" w:ascii="Cambria Math" w:hAnsi="Cambria Math"/>
                <w:lang w:val="vi-VN"/>
              </w:rPr>
              <w:t xml:space="preserve">         </w:t>
            </w:r>
            <w:r>
              <w:rPr>
                <w:b/>
                <w:lang w:val="vi-VN"/>
              </w:rPr>
              <w:t>→</w:t>
            </w:r>
            <w:r>
              <w:rPr>
                <w:rFonts w:eastAsia="Times New Roman"/>
                <w:b/>
                <w:lang w:val="vi-VN"/>
              </w:rPr>
              <w:t xml:space="preserve"> </w:t>
            </w:r>
            <w:r>
              <w:rPr>
                <w:b/>
                <w:lang w:val="vi-VN"/>
              </w:rPr>
              <w:t>Chọn D</w:t>
            </w:r>
          </w:p>
          <w:p>
            <w:pPr>
              <w:pStyle w:val="Normal"/>
              <w:rPr/>
            </w:pPr>
            <w:r>
              <w:rPr>
                <w:b/>
                <w:lang w:val="vi-VN"/>
              </w:rPr>
              <w:t xml:space="preserve">(iii)  </w:t>
            </w:r>
            <w:r>
              <w:rPr>
                <w:lang w:val="vi-VN"/>
              </w:rPr>
              <w:t>Xác định sai ion tại các điện cực và sai quá trình xảy ra tại các điện cực</w:t>
            </w:r>
          </w:p>
          <w:p>
            <w:pPr>
              <w:pStyle w:val="Normal"/>
              <w:rPr/>
            </w:pPr>
            <w:r>
              <w:rPr>
                <w:rFonts w:eastAsia="Times New Roman"/>
                <w:lang w:val="vi-VN"/>
              </w:rPr>
              <w:t xml:space="preserve">          </w:t>
            </w:r>
            <w:r>
              <w:rPr>
                <w:lang w:val="vi-VN"/>
              </w:rPr>
              <w:object w:dxaOrig="5899" w:dyaOrig="1240">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294.95pt;height:62pt" filled="f" o:ole="">
                  <v:imagedata r:id="rId197" o:title=""/>
                </v:shape>
                <o:OLEObject Type="Embed" ProgID="" ShapeID="ole_rId196" DrawAspect="Content" ObjectID="_809077261" r:id="rId196"/>
              </w:object>
            </w:r>
            <w:r>
              <w:rPr>
                <w:rFonts w:eastAsia="Times New Roman"/>
                <w:b/>
                <w:lang w:val="vi-VN"/>
              </w:rPr>
              <w:t xml:space="preserve"> </w:t>
            </w:r>
            <w:r>
              <w:rPr>
                <w:b/>
                <w:lang w:val="vi-VN"/>
              </w:rPr>
              <w:object w:dxaOrig="180" w:dyaOrig="279">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9pt;height:13.95pt" filled="f" o:ole="">
                  <v:imagedata r:id="rId199" o:title=""/>
                </v:shape>
                <o:OLEObject Type="Embed" ProgID="" ShapeID="ole_rId198" DrawAspect="Content" ObjectID="_1910508597" r:id="rId198"/>
              </w:object>
            </w:r>
            <w:r>
              <w:rPr>
                <w:rFonts w:eastAsia="Times New Roman"/>
                <w:b/>
                <w:lang w:val="vi-VN"/>
              </w:rPr>
              <w:t xml:space="preserve"> </w:t>
            </w:r>
          </w:p>
          <w:p>
            <w:pPr>
              <w:pStyle w:val="Normal"/>
              <w:tabs>
                <w:tab w:val="clear" w:pos="720"/>
                <w:tab w:val="left" w:pos="284" w:leader="none"/>
                <w:tab w:val="left" w:pos="2552" w:leader="none"/>
                <w:tab w:val="left" w:pos="4820" w:leader="none"/>
                <w:tab w:val="left" w:pos="7088" w:leader="none"/>
              </w:tabs>
              <w:ind w:right="-329"/>
              <w:rPr>
                <w:rFonts w:ascii="Cambria Math" w:hAnsi="Cambria Math" w:cs="Cambria Math"/>
                <w:lang w:val="vi-VN"/>
              </w:rPr>
            </w:pPr>
            <w:r>
              <w:rPr>
                <w:rFonts w:eastAsia="Cambria Math" w:cs="Cambria Math" w:ascii="Cambria Math" w:hAnsi="Cambria Math"/>
                <w:lang w:val="vi-VN"/>
              </w:rPr>
              <w:t xml:space="preserve">         </w:t>
            </w:r>
            <w:r>
              <w:rPr>
                <w:b/>
                <w:lang w:val="vi-VN"/>
              </w:rPr>
              <w:t>→</w:t>
            </w:r>
            <w:r>
              <w:rPr>
                <w:rFonts w:eastAsia="Times New Roman"/>
                <w:b/>
                <w:lang w:val="vi-VN"/>
              </w:rPr>
              <w:t xml:space="preserve"> </w:t>
            </w:r>
            <w:r>
              <w:rPr>
                <w:b/>
                <w:lang w:val="vi-VN"/>
              </w:rPr>
              <w:t>Chọn B</w:t>
            </w:r>
          </w:p>
        </w:tc>
      </w:tr>
    </w:tbl>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9:</w:t>
      </w:r>
      <w:r>
        <w:rPr>
          <w:lang w:val="vi-VN"/>
        </w:rPr>
        <w:t xml:space="preserve"> Điện phân (điện cực trơ) dung dịch X chuwsa0,3 mol CuSO</w:t>
      </w:r>
      <w:r>
        <w:rPr>
          <w:vertAlign w:val="subscript"/>
          <w:lang w:val="vi-VN"/>
        </w:rPr>
        <w:t>4</w:t>
      </w:r>
      <w:r>
        <w:rPr>
          <w:lang w:val="vi-VN"/>
        </w:rPr>
        <w:t xml:space="preserve"> và 0,14 mol NaCl bằng dòng điện có cường độ 2A. Thể tích khí (dktc) thoát ra ở anot sau 8685s điện phân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4,144 lít.</w:t>
        <w:tab/>
      </w:r>
      <w:r>
        <w:rPr>
          <w:b/>
          <w:color w:val="0000FF"/>
          <w:lang w:val="vi-VN"/>
        </w:rPr>
        <w:t>B.</w:t>
      </w:r>
      <w:r>
        <w:rPr>
          <w:lang w:val="vi-VN"/>
        </w:rPr>
        <w:t xml:space="preserve"> 6,720 lít.</w:t>
        <w:tab/>
      </w:r>
      <w:r>
        <w:rPr>
          <w:b/>
          <w:color w:val="0000FF"/>
          <w:lang w:val="vi-VN"/>
        </w:rPr>
        <w:t>C.</w:t>
      </w:r>
      <w:r>
        <w:rPr>
          <w:lang w:val="vi-VN"/>
        </w:rPr>
        <w:t xml:space="preserve"> 1,792 lít.</w:t>
        <w:tab/>
      </w:r>
      <w:r>
        <w:rPr>
          <w:b/>
          <w:color w:val="0000FF"/>
          <w:lang w:val="vi-VN"/>
        </w:rPr>
        <w:t>D.</w:t>
      </w:r>
      <w:r>
        <w:rPr>
          <w:lang w:val="vi-VN"/>
        </w:rPr>
        <w:t xml:space="preserve"> 1,568 lít.</w:t>
      </w:r>
    </w:p>
    <w:p>
      <w:pPr>
        <w:pStyle w:val="Normal"/>
        <w:rPr>
          <w:lang w:val="vi-VN"/>
        </w:rPr>
      </w:pPr>
      <w:r>
        <w:rPr>
          <w:b/>
          <w:color w:val="FF0000"/>
          <w:lang w:val="vi-VN"/>
        </w:rPr>
        <w:t>Câu 10:</w:t>
      </w:r>
      <w:r>
        <w:rPr>
          <w:lang w:val="vi-VN"/>
        </w:rPr>
        <w:t xml:space="preserve"> Điện phân nóng chảy Al</w:t>
      </w:r>
      <w:r>
        <w:rPr>
          <w:vertAlign w:val="subscript"/>
          <w:lang w:val="vi-VN"/>
        </w:rPr>
        <w:t>2</w:t>
      </w:r>
      <w:r>
        <w:rPr>
          <w:lang w:val="vi-VN"/>
        </w:rPr>
        <w:t>O</w:t>
      </w:r>
      <w:r>
        <w:rPr>
          <w:vertAlign w:val="subscript"/>
          <w:lang w:val="vi-VN"/>
        </w:rPr>
        <w:t>3</w:t>
      </w:r>
      <w:r>
        <w:rPr>
          <w:lang w:val="vi-VN"/>
        </w:rPr>
        <w:t xml:space="preserve"> với anot than chì (hiệu suất điện phân 100%) thu được m kg Al ở catot và 6,72 m</w:t>
      </w:r>
      <w:r>
        <w:rPr>
          <w:vertAlign w:val="superscript"/>
          <w:lang w:val="vi-VN"/>
        </w:rPr>
        <w:t>3</w:t>
      </w:r>
      <w:r>
        <w:rPr>
          <w:lang w:val="vi-VN"/>
        </w:rPr>
        <w:t xml:space="preserve"> (dktc) hộn hợp X có tỉ khối so với H</w:t>
      </w:r>
      <w:r>
        <w:rPr>
          <w:vertAlign w:val="subscript"/>
          <w:lang w:val="vi-VN"/>
        </w:rPr>
        <w:t>2</w:t>
      </w:r>
      <w:r>
        <w:rPr>
          <w:lang w:val="vi-VN"/>
        </w:rPr>
        <w:t xml:space="preserve"> bằng 16. Lấy 2,24 lít (dktc) hỗn hợp X sục vào dung dịch nước vôi trong (dư) thu được 2 gam kết tủa.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7,56.</w:t>
        <w:tab/>
      </w:r>
      <w:r>
        <w:rPr>
          <w:b/>
          <w:color w:val="0000FF"/>
          <w:lang w:val="vi-VN"/>
        </w:rPr>
        <w:t>B.</w:t>
      </w:r>
      <w:r>
        <w:rPr>
          <w:lang w:val="vi-VN"/>
        </w:rPr>
        <w:t xml:space="preserve"> 6,48.</w:t>
        <w:tab/>
      </w:r>
      <w:r>
        <w:rPr>
          <w:b/>
          <w:color w:val="0000FF"/>
          <w:lang w:val="vi-VN"/>
        </w:rPr>
        <w:t>C.</w:t>
      </w:r>
      <w:r>
        <w:rPr>
          <w:lang w:val="vi-VN"/>
        </w:rPr>
        <w:t xml:space="preserve"> 6,75.</w:t>
        <w:tab/>
      </w:r>
      <w:r>
        <w:rPr>
          <w:b/>
          <w:color w:val="0000FF"/>
          <w:lang w:val="vi-VN"/>
        </w:rPr>
        <w:t>D.</w:t>
      </w:r>
      <w:r>
        <w:rPr>
          <w:lang w:val="vi-VN"/>
        </w:rPr>
        <w:t xml:space="preserve"> 10,8.</w:t>
      </w:r>
    </w:p>
    <w:p>
      <w:pPr>
        <w:pStyle w:val="Normal"/>
        <w:rPr/>
      </w:pPr>
      <w:r>
        <w:rPr>
          <w:b/>
          <w:color w:val="0000FF"/>
          <w:lang w:val="vi-VN"/>
        </w:rPr>
        <w:t>6. LỖI SAI 06: PHƯƠNG TRÌNH HÓA HỌC</w:t>
      </w:r>
    </w:p>
    <w:p>
      <w:pPr>
        <w:pStyle w:val="Normal"/>
        <w:jc w:val="center"/>
        <w:rPr>
          <w:b/>
          <w:color w:val="00B050"/>
          <w:lang w:val="vi-VN"/>
        </w:rPr>
      </w:pPr>
      <w:r>
        <w:rPr>
          <w:b/>
          <w:color w:val="00B050"/>
          <w:lang w:val="vi-VN"/>
        </w:rPr>
        <w:t>Lý thuyết</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b/>
                <w:color w:val="000000"/>
                <w:lang w:val="vi-VN"/>
              </w:rPr>
              <w:t xml:space="preserve">            </w:t>
            </w:r>
            <w:r>
              <w:rPr>
                <w:b/>
                <w:color w:val="000000"/>
                <w:lang w:val="vi-VN"/>
              </w:rPr>
              <w:t>+</w:t>
            </w:r>
            <w:r>
              <w:rPr>
                <w:color w:val="000000"/>
                <w:lang w:val="vi-VN"/>
              </w:rPr>
              <w:t xml:space="preserve"> Viết sai, thiếu hoặc thừa sản phẩm </w:t>
            </w:r>
          </w:p>
          <w:p>
            <w:pPr>
              <w:pStyle w:val="Normal"/>
              <w:rPr>
                <w:color w:val="000000"/>
                <w:lang w:val="vi-VN"/>
              </w:rPr>
            </w:pPr>
            <w:r>
              <w:rPr>
                <w:color w:val="000000"/>
                <w:lang w:val="vi-VN"/>
              </w:rPr>
              <w:tab/>
              <w:t>+ Cân bằng phương trình hóa học bị sai</w:t>
            </w:r>
          </w:p>
          <w:p>
            <w:pPr>
              <w:pStyle w:val="Normal"/>
              <w:rPr>
                <w:color w:val="000000"/>
                <w:lang w:val="vi-VN"/>
              </w:rPr>
            </w:pPr>
            <w:r>
              <w:rPr>
                <w:color w:val="000000"/>
                <w:lang w:val="vi-VN"/>
              </w:rPr>
              <w:tab/>
              <w:t>+ Viết phương trình hóa học</w:t>
            </w:r>
          </w:p>
        </w:tc>
      </w:tr>
    </w:tbl>
    <w:p>
      <w:pPr>
        <w:pStyle w:val="Normal"/>
        <w:tabs>
          <w:tab w:val="clear" w:pos="720"/>
          <w:tab w:val="left" w:pos="284" w:leader="none"/>
          <w:tab w:val="left" w:pos="2552" w:leader="none"/>
          <w:tab w:val="left" w:pos="4820" w:leader="none"/>
          <w:tab w:val="left" w:pos="7088" w:leader="none"/>
        </w:tabs>
        <w:ind w:right="-329"/>
        <w:rPr>
          <w:lang w:val="vi-VN"/>
        </w:rPr>
      </w:pPr>
      <w:r>
        <w:rPr>
          <w:b/>
          <w:color w:val="FF0000"/>
          <w:lang w:val="vi-VN"/>
        </w:rPr>
        <w:t xml:space="preserve">Ví dụ: </w:t>
      </w:r>
      <w:r>
        <w:rPr>
          <w:lang w:val="vi-VN"/>
        </w:rPr>
        <w:t>Cho các dung dịch sau: axit axetic, andehit fomic, etylen glicol, propan-1,3-điol, Gly-</w:t>
      </w:r>
    </w:p>
    <w:p>
      <w:pPr>
        <w:pStyle w:val="Normal"/>
        <w:tabs>
          <w:tab w:val="clear" w:pos="720"/>
          <w:tab w:val="left" w:pos="284" w:leader="none"/>
          <w:tab w:val="left" w:pos="2552" w:leader="none"/>
          <w:tab w:val="left" w:pos="4820" w:leader="none"/>
          <w:tab w:val="left" w:pos="7088" w:leader="none"/>
        </w:tabs>
        <w:ind w:right="-329"/>
        <w:jc w:val="left"/>
        <w:rPr/>
      </w:pPr>
      <w:r>
        <w:rPr>
          <w:lang w:val="vi-VN"/>
        </w:rPr>
        <w:t>Ala-Gly, Gly-Val, axit fomic, glixerol, glucozo. Số dung dịch tác dụng được với Cu(OH)</w:t>
      </w:r>
      <w:r>
        <w:rPr>
          <w:vertAlign w:val="subscript"/>
          <w:lang w:val="vi-VN"/>
        </w:rPr>
        <w:t>2</w:t>
      </w:r>
      <w:r>
        <w:rPr>
          <w:lang w:val="vi-VN"/>
        </w:rPr>
        <w:t xml:space="preserve"> ở điều kiện thích hợp là</w:t>
      </w:r>
    </w:p>
    <w:p>
      <w:pPr>
        <w:pStyle w:val="Normal"/>
        <w:tabs>
          <w:tab w:val="clear" w:pos="720"/>
          <w:tab w:val="left" w:pos="284" w:leader="none"/>
          <w:tab w:val="left" w:pos="2552" w:leader="none"/>
          <w:tab w:val="left" w:pos="4820" w:leader="none"/>
          <w:tab w:val="left" w:pos="7088" w:leader="none"/>
        </w:tabs>
        <w:ind w:right="-329"/>
        <w:jc w:val="left"/>
        <w:rPr>
          <w:lang w:val="vi-VN"/>
        </w:rPr>
      </w:pPr>
      <w:r>
        <w:rPr>
          <w:b/>
          <w:color w:val="0000FF"/>
          <w:lang w:val="vi-VN"/>
        </w:rPr>
        <w:t>A.</w:t>
      </w:r>
      <w:r>
        <w:rPr>
          <w:lang w:val="vi-VN"/>
        </w:rPr>
        <w:t xml:space="preserve"> 5.</w:t>
        <w:tab/>
      </w:r>
      <w:r>
        <w:rPr>
          <w:b/>
          <w:color w:val="0000FF"/>
          <w:lang w:val="vi-VN"/>
        </w:rPr>
        <w:t>B.</w:t>
      </w:r>
      <w:r>
        <w:rPr>
          <w:lang w:val="vi-VN"/>
        </w:rPr>
        <w:t xml:space="preserve"> 4.</w:t>
        <w:tab/>
      </w:r>
      <w:r>
        <w:rPr>
          <w:b/>
          <w:color w:val="0000FF"/>
          <w:lang w:val="vi-VN"/>
        </w:rPr>
        <w:t>C.</w:t>
      </w:r>
      <w:r>
        <w:rPr>
          <w:lang w:val="vi-VN"/>
        </w:rPr>
        <w:t xml:space="preserve"> 7.</w:t>
        <w:tab/>
      </w:r>
      <w:r>
        <w:rPr>
          <w:b/>
          <w:color w:val="0000FF"/>
          <w:lang w:val="vi-VN"/>
        </w:rPr>
        <w:t xml:space="preserve">D. </w:t>
      </w:r>
      <w:r>
        <w:rPr>
          <w:lang w:val="vi-VN"/>
        </w:rPr>
        <w:t>9.</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lang w:val="vi-VN"/>
        </w:rPr>
        <w:tab/>
        <w:t>Có 7 chất tác dụng với Cu(OH)</w:t>
      </w:r>
      <w:r>
        <w:rPr>
          <w:vertAlign w:val="subscript"/>
          <w:lang w:val="vi-VN"/>
        </w:rPr>
        <w:t>2</w:t>
      </w:r>
      <w:r>
        <w:rPr>
          <w:lang w:val="vi-VN"/>
        </w:rPr>
        <w:t xml:space="preserve"> : axit axertic, etylen glicol, Gly-Ala-Gly, glucozo, axit fomic, glixerol</w:t>
      </w:r>
    </w:p>
    <w:p>
      <w:pPr>
        <w:pStyle w:val="Normal"/>
        <w:tabs>
          <w:tab w:val="clear" w:pos="720"/>
          <w:tab w:val="left" w:pos="284" w:leader="none"/>
          <w:tab w:val="left" w:pos="2552" w:leader="none"/>
          <w:tab w:val="left" w:pos="4820" w:leader="none"/>
          <w:tab w:val="left" w:pos="7088" w:leader="none"/>
        </w:tabs>
        <w:ind w:right="-329"/>
        <w:rPr>
          <w:lang w:val="vi-VN"/>
        </w:rPr>
      </w:pPr>
      <w:r>
        <w:rPr>
          <w:rFonts w:eastAsia="Times New Roman"/>
          <w:lang w:val="vi-VN"/>
        </w:rPr>
        <w:t xml:space="preserve">               </w:t>
      </w:r>
      <w:r>
        <w:rPr/>
        <w:object w:dxaOrig="7420" w:dyaOrig="3080">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371pt;height:154pt" filled="f" o:ole="">
            <v:imagedata r:id="rId201" o:title=""/>
          </v:shape>
          <o:OLEObject Type="Embed" ProgID="" ShapeID="ole_rId200" DrawAspect="Content" ObjectID="_1946145331" r:id="rId200"/>
        </w:object>
      </w:r>
    </w:p>
    <w:p>
      <w:pPr>
        <w:pStyle w:val="Normal"/>
        <w:tabs>
          <w:tab w:val="clear" w:pos="720"/>
          <w:tab w:val="left" w:pos="284" w:leader="none"/>
          <w:tab w:val="left" w:pos="2552" w:leader="none"/>
          <w:tab w:val="left" w:pos="4820" w:leader="none"/>
          <w:tab w:val="left" w:pos="7088" w:leader="none"/>
        </w:tabs>
        <w:ind w:right="-329"/>
        <w:jc w:val="left"/>
        <w:rPr/>
      </w:pPr>
      <w:r>
        <w:rPr>
          <w:b/>
          <w:lang w:val="vi-VN"/>
        </w:rPr>
        <w:t xml:space="preserve">Lưu ý: </w:t>
      </w:r>
      <w:r>
        <w:rPr>
          <w:lang w:val="vi-VN"/>
        </w:rPr>
        <w:t>Propan – 1,3 – điol có 2 nhóm –OH không liền kề → không phản ứng với Cu(OH)</w:t>
      </w:r>
      <w:r>
        <w:rPr>
          <w:vertAlign w:val="subscript"/>
          <w:lang w:val="vi-VN"/>
        </w:rPr>
        <w:t>2</w:t>
      </w:r>
      <w:r>
        <w:rPr>
          <w:lang w:val="vi-VN"/>
        </w:rPr>
        <w:t>.</w:t>
      </w:r>
    </w:p>
    <w:p>
      <w:pPr>
        <w:pStyle w:val="Normal"/>
        <w:tabs>
          <w:tab w:val="clear" w:pos="720"/>
          <w:tab w:val="left" w:pos="284" w:leader="none"/>
          <w:tab w:val="left" w:pos="2552" w:leader="none"/>
          <w:tab w:val="left" w:pos="4820" w:leader="none"/>
          <w:tab w:val="left" w:pos="7088" w:leader="none"/>
        </w:tabs>
        <w:ind w:right="-329"/>
        <w:jc w:val="left"/>
        <w:rPr>
          <w:b/>
          <w:lang w:val="vi-VN"/>
        </w:rPr>
      </w:pPr>
      <w:r>
        <w:rPr>
          <w:b/>
          <w:lang w:val="vi-VN"/>
        </w:rPr>
        <w:t>→</w:t>
      </w:r>
      <w:r>
        <w:rPr>
          <w:rFonts w:eastAsia="Times New Roman"/>
          <w:b/>
          <w:lang w:val="vi-VN"/>
        </w:rPr>
        <w:t xml:space="preserve"> </w:t>
      </w:r>
      <w:r>
        <w:rPr>
          <w:b/>
          <w:lang w:val="vi-VN"/>
        </w:rPr>
        <w:t>Đáp án C.</w:t>
      </w:r>
    </w:p>
    <w:p>
      <w:pPr>
        <w:pStyle w:val="Normal"/>
        <w:jc w:val="center"/>
        <w:rPr/>
      </w:pPr>
      <w:r>
        <w:rPr>
          <w:b/>
          <w:color w:val="00B050"/>
          <w:lang w:val="vi-VN"/>
        </w:rPr>
        <w:t>L</w:t>
      </w:r>
      <w:r>
        <w:rPr/>
        <w:t>ỗi sai</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rPr>
                <w:b/>
                <w:color w:val="000000"/>
                <w:lang w:val="vi-VN"/>
              </w:rPr>
            </w:pPr>
            <w:r>
              <w:rPr>
                <w:b/>
                <w:color w:val="000000"/>
                <w:lang w:val="vi-VN"/>
              </w:rPr>
              <w:t>(i)</w:t>
            </w:r>
            <w:r>
              <w:rPr>
                <w:color w:val="000000"/>
                <w:lang w:val="vi-VN"/>
              </w:rPr>
              <w:t xml:space="preserve">  Bỏ qua axit fomic và axit axetic </w:t>
            </w:r>
            <w:r>
              <w:rPr>
                <w:lang w:val="vi-VN"/>
              </w:rPr>
              <w:t>→ có 5 chất tác dụng với Cu(OH)</w:t>
            </w:r>
            <w:r>
              <w:rPr>
                <w:vertAlign w:val="subscript"/>
                <w:lang w:val="vi-VN"/>
              </w:rPr>
              <w:t>2</w:t>
            </w:r>
            <w:r>
              <w:rPr>
                <w:lang w:val="vi-VN"/>
              </w:rPr>
              <w:t xml:space="preserve"> → </w:t>
            </w:r>
            <w:r>
              <w:rPr>
                <w:b/>
                <w:lang w:val="vi-VN"/>
              </w:rPr>
              <w:t>Chọn A.</w:t>
            </w:r>
          </w:p>
          <w:p>
            <w:pPr>
              <w:pStyle w:val="Normal"/>
              <w:rPr/>
            </w:pPr>
            <w:r>
              <w:rPr>
                <w:b/>
                <w:color w:val="000000"/>
                <w:lang w:val="vi-VN"/>
              </w:rPr>
              <w:t>(ii)</w:t>
            </w:r>
            <w:r>
              <w:rPr>
                <w:color w:val="000000"/>
                <w:lang w:val="vi-VN"/>
              </w:rPr>
              <w:t xml:space="preserve"> Bỏ qua axit fomic và axit axetic và </w:t>
            </w:r>
            <w:r>
              <w:rPr>
                <w:lang w:val="vi-VN"/>
              </w:rPr>
              <w:t>, Gly-Ala-Gly → có 4 chất tác dụng với Cu(OH)</w:t>
            </w:r>
            <w:r>
              <w:rPr>
                <w:vertAlign w:val="subscript"/>
                <w:lang w:val="vi-VN"/>
              </w:rPr>
              <w:t>2</w:t>
            </w:r>
            <w:r>
              <w:rPr>
                <w:lang w:val="vi-VN"/>
              </w:rPr>
              <w:t xml:space="preserve"> </w:t>
            </w:r>
          </w:p>
          <w:p>
            <w:pPr>
              <w:pStyle w:val="Normal"/>
              <w:rPr>
                <w:b/>
                <w:color w:val="000000"/>
                <w:lang w:val="vi-VN"/>
              </w:rPr>
            </w:pPr>
            <w:r>
              <w:rPr>
                <w:lang w:val="vi-VN"/>
              </w:rPr>
              <w:t>→</w:t>
            </w:r>
            <w:r>
              <w:rPr>
                <w:rFonts w:eastAsia="Times New Roman"/>
                <w:lang w:val="vi-VN"/>
              </w:rPr>
              <w:t xml:space="preserve"> </w:t>
            </w:r>
            <w:r>
              <w:rPr>
                <w:b/>
                <w:lang w:val="vi-VN"/>
              </w:rPr>
              <w:t>Chọn B.</w:t>
            </w:r>
          </w:p>
          <w:p>
            <w:pPr>
              <w:pStyle w:val="Normal"/>
              <w:jc w:val="left"/>
              <w:rPr>
                <w:b/>
                <w:color w:val="000000"/>
                <w:lang w:val="vi-VN"/>
              </w:rPr>
            </w:pPr>
            <w:r>
              <w:rPr>
                <w:b/>
                <w:color w:val="000000"/>
                <w:lang w:val="vi-VN"/>
              </w:rPr>
              <w:t>(iii)</w:t>
            </w:r>
            <w:r>
              <w:rPr>
                <w:color w:val="000000"/>
                <w:lang w:val="vi-VN"/>
              </w:rPr>
              <w:t xml:space="preserve"> Cho rằng propan –1,3 – điol và </w:t>
            </w:r>
            <w:r>
              <w:rPr>
                <w:lang w:val="vi-VN"/>
              </w:rPr>
              <w:t>Gly-Val cũng tác dụng được với Cu(OH)</w:t>
            </w:r>
            <w:r>
              <w:rPr>
                <w:vertAlign w:val="subscript"/>
                <w:lang w:val="vi-VN"/>
              </w:rPr>
              <w:t>2</w:t>
            </w:r>
            <w:r>
              <w:rPr>
                <w:lang w:val="vi-VN"/>
              </w:rPr>
              <w:t xml:space="preserve"> → có 9 chất tác dụng với  Cu(OH)</w:t>
            </w:r>
            <w:r>
              <w:rPr>
                <w:vertAlign w:val="subscript"/>
                <w:lang w:val="vi-VN"/>
              </w:rPr>
              <w:t>2</w:t>
            </w:r>
            <w:r>
              <w:rPr>
                <w:lang w:val="vi-VN"/>
              </w:rPr>
              <w:t xml:space="preserve"> </w:t>
            </w:r>
            <w:r>
              <w:rPr>
                <w:rFonts w:cs="Cambria Math" w:ascii="Cambria Math" w:hAnsi="Cambria Math"/>
                <w:lang w:val="vi-VN"/>
              </w:rPr>
              <w:t>→</w:t>
            </w:r>
            <w:r>
              <w:rPr>
                <w:lang w:val="vi-VN"/>
              </w:rPr>
              <w:t xml:space="preserve"> </w:t>
            </w:r>
            <w:r>
              <w:rPr>
                <w:b/>
                <w:lang w:val="vi-VN"/>
              </w:rPr>
              <w:t>Chọn D.</w:t>
            </w:r>
          </w:p>
        </w:tc>
      </w:tr>
    </w:tbl>
    <w:p>
      <w:pPr>
        <w:pStyle w:val="Normal"/>
        <w:jc w:val="center"/>
        <w:rPr>
          <w:b/>
          <w:color w:val="00B050"/>
          <w:lang w:val="vi-VN"/>
        </w:rPr>
      </w:pPr>
      <w:r>
        <w:rPr>
          <w:b/>
          <w:color w:val="00B050"/>
          <w:lang w:val="vi-VN"/>
        </w:rPr>
        <w:t>Thử thách bạn</w:t>
      </w:r>
    </w:p>
    <w:p>
      <w:pPr>
        <w:pStyle w:val="Normal"/>
        <w:tabs>
          <w:tab w:val="clear" w:pos="720"/>
          <w:tab w:val="left" w:pos="284" w:leader="none"/>
          <w:tab w:val="left" w:pos="2552" w:leader="none"/>
          <w:tab w:val="left" w:pos="4820" w:leader="none"/>
          <w:tab w:val="left" w:pos="7088" w:leader="none"/>
        </w:tabs>
        <w:ind w:right="-329"/>
        <w:rPr>
          <w:lang w:val="vi-VN"/>
        </w:rPr>
      </w:pPr>
      <w:r>
        <w:rPr>
          <w:b/>
          <w:color w:val="FF0000"/>
          <w:lang w:val="vi-VN"/>
        </w:rPr>
        <w:t>Câu 11:</w:t>
      </w:r>
      <w:r>
        <w:rPr>
          <w:lang w:val="vi-VN"/>
        </w:rPr>
        <w:t xml:space="preserve">  Ở điều kiện thường, tiến hành thí nghiệm cho chất rắn vào dung dịch tương ứng sau đây:</w:t>
      </w:r>
    </w:p>
    <w:p>
      <w:pPr>
        <w:pStyle w:val="Normal"/>
        <w:tabs>
          <w:tab w:val="clear" w:pos="720"/>
          <w:tab w:val="left" w:pos="284" w:leader="none"/>
          <w:tab w:val="left" w:pos="2552" w:leader="none"/>
          <w:tab w:val="left" w:pos="4820" w:leader="none"/>
          <w:tab w:val="left" w:pos="7088" w:leader="none"/>
        </w:tabs>
        <w:ind w:right="-329"/>
        <w:rPr/>
      </w:pPr>
      <w:r>
        <w:rPr>
          <w:lang w:val="vi-VN"/>
        </w:rPr>
        <w:tab/>
        <w:t>(a) Si vào dung dịch NaOH loãng.</w:t>
        <w:tab/>
        <w:t>(d) CaCO</w:t>
      </w:r>
      <w:r>
        <w:rPr>
          <w:vertAlign w:val="subscript"/>
          <w:lang w:val="vi-VN"/>
        </w:rPr>
        <w:t>3</w:t>
      </w:r>
      <w:r>
        <w:rPr>
          <w:lang w:val="vi-VN"/>
        </w:rPr>
        <w:t xml:space="preserve"> vào dung dịch HCl loãng</w:t>
      </w:r>
    </w:p>
    <w:p>
      <w:pPr>
        <w:pStyle w:val="Normal"/>
        <w:tabs>
          <w:tab w:val="clear" w:pos="720"/>
          <w:tab w:val="left" w:pos="284" w:leader="none"/>
          <w:tab w:val="left" w:pos="2552" w:leader="none"/>
          <w:tab w:val="left" w:pos="4820" w:leader="none"/>
          <w:tab w:val="left" w:pos="7088" w:leader="none"/>
        </w:tabs>
        <w:ind w:right="-329"/>
        <w:rPr/>
      </w:pPr>
      <w:r>
        <w:rPr>
          <w:b/>
          <w:color w:val="0000FF"/>
          <w:lang w:val="vi-VN"/>
        </w:rPr>
        <w:tab/>
      </w:r>
      <w:r>
        <w:rPr>
          <w:lang w:val="vi-VN"/>
        </w:rPr>
        <w:t>(b) Cu vào dung dịch HNO</w:t>
      </w:r>
      <w:r>
        <w:rPr>
          <w:vertAlign w:val="subscript"/>
          <w:lang w:val="vi-VN"/>
        </w:rPr>
        <w:t>3</w:t>
      </w:r>
      <w:r>
        <w:rPr>
          <w:lang w:val="vi-VN"/>
        </w:rPr>
        <w:t xml:space="preserve"> đặc</w:t>
        <w:tab/>
        <w:t>(e) Cu vào dung dịch HNO</w:t>
      </w:r>
      <w:r>
        <w:rPr>
          <w:vertAlign w:val="subscript"/>
          <w:lang w:val="vi-VN"/>
        </w:rPr>
        <w:t>3</w:t>
      </w:r>
      <w:r>
        <w:rPr>
          <w:lang w:val="vi-VN"/>
        </w:rPr>
        <w:t xml:space="preserve"> đặc</w:t>
      </w:r>
    </w:p>
    <w:p>
      <w:pPr>
        <w:pStyle w:val="Normal"/>
        <w:tabs>
          <w:tab w:val="clear" w:pos="720"/>
          <w:tab w:val="left" w:pos="284" w:leader="none"/>
          <w:tab w:val="left" w:pos="2552" w:leader="none"/>
          <w:tab w:val="left" w:pos="4820" w:leader="none"/>
          <w:tab w:val="left" w:pos="7088" w:leader="none"/>
        </w:tabs>
        <w:ind w:right="-329"/>
        <w:rPr/>
      </w:pPr>
      <w:r>
        <w:rPr>
          <w:lang w:val="vi-VN"/>
        </w:rPr>
        <w:tab/>
        <w:t>(c) FeS vào dung dịch H</w:t>
      </w:r>
      <w:r>
        <w:rPr>
          <w:vertAlign w:val="subscript"/>
          <w:lang w:val="vi-VN"/>
        </w:rPr>
        <w:t>2</w:t>
      </w:r>
      <w:r>
        <w:rPr>
          <w:lang w:val="vi-VN"/>
        </w:rPr>
        <w:t>SO</w:t>
      </w:r>
      <w:r>
        <w:rPr>
          <w:vertAlign w:val="subscript"/>
          <w:lang w:val="vi-VN"/>
        </w:rPr>
        <w:t>4</w:t>
      </w:r>
      <w:r>
        <w:rPr>
          <w:lang w:val="vi-VN"/>
        </w:rPr>
        <w:t xml:space="preserve"> loãng</w:t>
        <w:tab/>
        <w:t>(g) KMnO</w:t>
      </w:r>
      <w:r>
        <w:rPr>
          <w:vertAlign w:val="subscript"/>
          <w:lang w:val="vi-VN"/>
        </w:rPr>
        <w:t xml:space="preserve">4 </w:t>
      </w:r>
      <w:r>
        <w:rPr>
          <w:lang w:val="vi-VN"/>
        </w:rPr>
        <w:t>vào dung dịch HCl đặc.</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t>Số thí nghiệm tạo chất khí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5.</w:t>
        <w:tab/>
      </w:r>
      <w:r>
        <w:rPr>
          <w:b/>
          <w:color w:val="0000FF"/>
          <w:lang w:val="vi-VN"/>
        </w:rPr>
        <w:t>B.</w:t>
      </w:r>
      <w:r>
        <w:rPr>
          <w:lang w:val="vi-VN"/>
        </w:rPr>
        <w:t xml:space="preserve"> 4.</w:t>
        <w:tab/>
      </w:r>
      <w:r>
        <w:rPr>
          <w:b/>
          <w:color w:val="0000FF"/>
          <w:lang w:val="vi-VN"/>
        </w:rPr>
        <w:t>C.</w:t>
      </w:r>
      <w:r>
        <w:rPr>
          <w:lang w:val="vi-VN"/>
        </w:rPr>
        <w:t xml:space="preserve"> 5.</w:t>
        <w:tab/>
      </w:r>
      <w:r>
        <w:rPr>
          <w:b/>
          <w:color w:val="0000FF"/>
          <w:lang w:val="vi-VN"/>
        </w:rPr>
        <w:t>D.</w:t>
      </w:r>
      <w:r>
        <w:rPr>
          <w:lang w:val="vi-VN"/>
        </w:rPr>
        <w:t xml:space="preserve"> 6.</w:t>
      </w:r>
    </w:p>
    <w:p>
      <w:pPr>
        <w:pStyle w:val="Normal"/>
        <w:rPr>
          <w:lang w:val="vi-VN"/>
        </w:rPr>
      </w:pPr>
      <w:r>
        <w:rPr>
          <w:b/>
          <w:color w:val="FF0000"/>
          <w:lang w:val="vi-VN"/>
        </w:rPr>
        <w:t>Câu 12:</w:t>
      </w:r>
      <w:r>
        <w:rPr>
          <w:lang w:val="vi-VN"/>
        </w:rPr>
        <w:t xml:space="preserve"> Hòa tan hoàn toàn 29,7 gam nhôm vào dung dịch HNO</w:t>
      </w:r>
      <w:r>
        <w:rPr>
          <w:vertAlign w:val="subscript"/>
          <w:lang w:val="vi-VN"/>
        </w:rPr>
        <w:t>3</w:t>
      </w:r>
      <w:r>
        <w:rPr>
          <w:lang w:val="vi-VN"/>
        </w:rPr>
        <w:t xml:space="preserve"> loãng dư thu được 8,96 lít hỗn hợp khí (dktc) gồm NO và N</w:t>
      </w:r>
      <w:r>
        <w:rPr>
          <w:vertAlign w:val="subscript"/>
          <w:lang w:val="vi-VN"/>
        </w:rPr>
        <w:t>2</w:t>
      </w:r>
      <w:r>
        <w:rPr>
          <w:lang w:val="vi-VN"/>
        </w:rPr>
        <w:t>O có tỉ khối hơi so với H</w:t>
      </w:r>
      <w:r>
        <w:rPr>
          <w:vertAlign w:val="subscript"/>
          <w:lang w:val="vi-VN"/>
        </w:rPr>
        <w:t>2</w:t>
      </w:r>
      <w:r>
        <w:rPr>
          <w:lang w:val="vi-VN"/>
        </w:rPr>
        <w:t xml:space="preserve"> là 20,25. Khối lượng muối thu được sau khi phản ứng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234,3 gam.</w:t>
        <w:tab/>
      </w:r>
      <w:r>
        <w:rPr>
          <w:b/>
          <w:color w:val="0000FF"/>
          <w:lang w:val="vi-VN"/>
        </w:rPr>
        <w:t>B.</w:t>
      </w:r>
      <w:r>
        <w:rPr>
          <w:lang w:val="vi-VN"/>
        </w:rPr>
        <w:t xml:space="preserve"> 54,5 gam.</w:t>
        <w:tab/>
      </w:r>
      <w:r>
        <w:rPr>
          <w:b/>
          <w:color w:val="0000FF"/>
          <w:lang w:val="vi-VN"/>
        </w:rPr>
        <w:t>C.</w:t>
      </w:r>
      <w:r>
        <w:rPr>
          <w:lang w:val="vi-VN"/>
        </w:rPr>
        <w:t xml:space="preserve"> 240,3 gam.</w:t>
        <w:tab/>
      </w:r>
      <w:r>
        <w:rPr>
          <w:b/>
          <w:color w:val="0000FF"/>
          <w:lang w:val="vi-VN"/>
        </w:rPr>
        <w:t>D.</w:t>
      </w:r>
      <w:r>
        <w:rPr>
          <w:lang w:val="vi-VN"/>
        </w:rPr>
        <w:t xml:space="preserve"> 191,7 gam.</w:t>
      </w:r>
    </w:p>
    <w:p>
      <w:pPr>
        <w:pStyle w:val="Normal"/>
        <w:rPr>
          <w:lang w:val="vi-VN"/>
        </w:rPr>
      </w:pPr>
      <w:r>
        <w:rPr>
          <w:b/>
          <w:color w:val="FF0000"/>
          <w:lang w:val="vi-VN"/>
        </w:rPr>
        <w:t>Câu 13:</w:t>
      </w:r>
      <w:r>
        <w:rPr>
          <w:lang w:val="vi-VN"/>
        </w:rPr>
        <w:t xml:space="preserve"> Hỗn hợp X gồm Fe</w:t>
      </w:r>
      <w:r>
        <w:rPr>
          <w:vertAlign w:val="subscript"/>
          <w:lang w:val="vi-VN"/>
        </w:rPr>
        <w:t>2</w:t>
      </w:r>
      <w:r>
        <w:rPr>
          <w:lang w:val="vi-VN"/>
        </w:rPr>
        <w:t>O</w:t>
      </w:r>
      <w:r>
        <w:rPr>
          <w:vertAlign w:val="subscript"/>
          <w:lang w:val="vi-VN"/>
        </w:rPr>
        <w:t>3</w:t>
      </w:r>
      <w:r>
        <w:rPr>
          <w:lang w:val="vi-VN"/>
        </w:rPr>
        <w:t>, FeO và Cu ( trong đó nguyên tố sắt chiếm 52,5% khối lượng). Cho m gam X tác dụng với 84 mL dung dịch HCl 2M (dư) tới phản ứng hoàn toàn, thu được dung dịch Y và còn lại 0,2m gam chất rắn không tan. Cho dung dịch AgNO</w:t>
      </w:r>
      <w:r>
        <w:rPr>
          <w:vertAlign w:val="subscript"/>
          <w:lang w:val="vi-VN"/>
        </w:rPr>
        <w:t>3</w:t>
      </w:r>
      <w:r>
        <w:rPr>
          <w:lang w:val="vi-VN"/>
        </w:rPr>
        <w:t xml:space="preserve"> dư vào Y thu được khí NO và 28,32 gam kết tủa.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4,16.</w:t>
        <w:tab/>
      </w:r>
      <w:r>
        <w:rPr>
          <w:b/>
          <w:color w:val="0000FF"/>
          <w:lang w:val="vi-VN"/>
        </w:rPr>
        <w:t>B.</w:t>
      </w:r>
      <w:r>
        <w:rPr>
          <w:lang w:val="vi-VN"/>
        </w:rPr>
        <w:t xml:space="preserve"> 6,40.</w:t>
        <w:tab/>
      </w:r>
      <w:r>
        <w:rPr>
          <w:b/>
          <w:color w:val="0000FF"/>
          <w:lang w:val="vi-VN"/>
        </w:rPr>
        <w:t>C.</w:t>
      </w:r>
      <w:r>
        <w:rPr>
          <w:lang w:val="vi-VN"/>
        </w:rPr>
        <w:t xml:space="preserve"> 4,85.</w:t>
        <w:tab/>
      </w:r>
      <w:r>
        <w:rPr>
          <w:b/>
          <w:color w:val="0000FF"/>
          <w:lang w:val="vi-VN"/>
        </w:rPr>
        <w:t>D.</w:t>
      </w:r>
      <w:r>
        <w:rPr>
          <w:lang w:val="vi-VN"/>
        </w:rPr>
        <w:t xml:space="preserve"> 9.60.</w:t>
      </w:r>
    </w:p>
    <w:p>
      <w:pPr>
        <w:pStyle w:val="Normal"/>
        <w:rPr/>
      </w:pPr>
      <w:r>
        <w:rPr>
          <w:b/>
          <w:color w:val="0000FF"/>
          <w:lang w:val="vi-VN"/>
        </w:rPr>
        <w:t>7. LỖI SAI 07: MỨC ĐỘ PHẢN ỨNG</w:t>
      </w:r>
    </w:p>
    <w:p>
      <w:pPr>
        <w:pStyle w:val="Normal"/>
        <w:jc w:val="center"/>
        <w:rPr>
          <w:b/>
          <w:color w:val="00B050"/>
          <w:lang w:val="vi-VN"/>
        </w:rPr>
      </w:pPr>
      <w:r>
        <w:rPr>
          <w:b/>
          <w:color w:val="00B050"/>
          <w:lang w:val="vi-VN"/>
        </w:rPr>
        <w:t>Lý thuyết</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rPr/>
            </w:pPr>
            <w:r>
              <w:rPr>
                <w:lang w:val="vi-VN"/>
              </w:rPr>
              <w:t>Bỏ qua mức độ phản ứng bài ra có hoàn toàn hay không hoặc nhầm lẫn giữa các khái niệm: phản ứng hoàn toàn, phản ứng kết thúc, phản ứng đạt cân bằng, phản ứng một thời gian.</w:t>
            </w:r>
          </w:p>
          <w:p>
            <w:pPr>
              <w:pStyle w:val="Normal"/>
              <w:rPr/>
            </w:pPr>
            <w:r>
              <w:rPr>
                <w:b/>
                <w:bCs/>
                <w:lang w:val="vi-VN"/>
              </w:rPr>
              <w:t xml:space="preserve">(1)  Phản ứng hoàn toàn ( phản ứng kết thúc, hiệu suất đạt 100%) : </w:t>
            </w:r>
            <w:r>
              <w:rPr>
                <w:bCs/>
                <w:lang w:val="vi-VN"/>
              </w:rPr>
              <w:t>có ít nhất một trong các chất tham gia phản ứng hết.</w:t>
            </w:r>
          </w:p>
          <w:p>
            <w:pPr>
              <w:pStyle w:val="Normal"/>
              <w:rPr/>
            </w:pPr>
            <w:r>
              <w:rPr>
                <w:i/>
                <w:lang w:val="vi-VN"/>
              </w:rPr>
              <w:t xml:space="preserve">+ Lỗi thường gặp : </w:t>
            </w:r>
            <w:r>
              <w:rPr>
                <w:lang w:val="vi-VN"/>
              </w:rPr>
              <w:t>Không biết chất nào hết, chất nào còn dư.</w:t>
            </w:r>
          </w:p>
          <w:p>
            <w:pPr>
              <w:pStyle w:val="Normal"/>
              <w:rPr/>
            </w:pPr>
            <w:r>
              <w:rPr>
                <w:lang w:val="vi-VN"/>
              </w:rPr>
              <w:t>+</w:t>
            </w:r>
            <w:r>
              <w:rPr>
                <w:i/>
                <w:lang w:val="vi-VN"/>
              </w:rPr>
              <w:t xml:space="preserve"> Thực tế :</w:t>
            </w:r>
            <w:r>
              <w:rPr>
                <w:lang w:val="vi-VN"/>
              </w:rPr>
              <w:t xml:space="preserve"> Khi lấy số mol của các chất chia cho hệ số của phương trình → giá trị nhỏ nhất ứng với chất hết.</w:t>
            </w:r>
          </w:p>
          <w:p>
            <w:pPr>
              <w:pStyle w:val="Normal"/>
              <w:rPr>
                <w:b/>
                <w:lang w:val="vi-VN"/>
              </w:rPr>
            </w:pPr>
            <w:r>
              <w:rPr>
                <w:rFonts w:eastAsia="Times New Roman"/>
                <w:b/>
                <w:lang w:val="vi-VN"/>
              </w:rPr>
              <w:t xml:space="preserve">   </w:t>
            </w:r>
            <w:r>
              <w:rPr>
                <w:b/>
                <w:bCs/>
                <w:lang w:val="vi-VN"/>
              </w:rPr>
              <w:t xml:space="preserve">Ví dụ : </w:t>
            </w:r>
            <w:r>
              <w:rPr>
                <w:b/>
                <w:lang w:val="fr-FR"/>
              </w:rPr>
              <w:object w:dxaOrig="180" w:dyaOrig="279">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9pt;height:13.95pt" filled="f" o:ole="">
                  <v:imagedata r:id="rId203" o:title=""/>
                </v:shape>
                <o:OLEObject Type="Embed" ProgID="" ShapeID="ole_rId202" DrawAspect="Content" ObjectID="_977167074" r:id="rId202"/>
              </w:object>
            </w:r>
            <w:r>
              <w:rPr>
                <w:b/>
                <w:lang w:val="vi-VN"/>
              </w:rPr>
              <w:t xml:space="preserve"> </w:t>
            </w:r>
            <w:r>
              <w:rPr/>
              <w:object w:dxaOrig="4420" w:dyaOrig="380">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221pt;height:19pt" filled="f" o:ole="">
                  <v:imagedata r:id="rId205" o:title=""/>
                </v:shape>
                <o:OLEObject Type="Embed" ProgID="" ShapeID="ole_rId204" DrawAspect="Content" ObjectID="_2116841259" r:id="rId204"/>
              </w:object>
            </w:r>
          </w:p>
          <w:p>
            <w:pPr>
              <w:pStyle w:val="Normal"/>
              <w:rPr/>
            </w:pPr>
            <w:r>
              <w:rPr>
                <w:b/>
                <w:lang w:val="vi-VN"/>
              </w:rPr>
              <w:tab/>
              <w:t xml:space="preserve">     </w:t>
            </w:r>
            <w:r>
              <w:rPr>
                <w:lang w:val="vi-VN"/>
              </w:rPr>
              <w:t>0,05   0,12   0,08 →</w:t>
              <w:tab/>
              <w:t>0,03</w:t>
            </w:r>
          </w:p>
          <w:p>
            <w:pPr>
              <w:pStyle w:val="Normal"/>
              <w:rPr/>
            </w:pPr>
            <w:r>
              <w:rPr>
                <w:b/>
                <w:bCs/>
                <w:lang w:val="vi-VN"/>
              </w:rPr>
              <w:t xml:space="preserve">(2)  Phản ứng một thời gian: </w:t>
            </w:r>
            <w:r>
              <w:rPr>
                <w:bCs/>
                <w:lang w:val="vi-VN"/>
              </w:rPr>
              <w:t>Cả hai chất đều dư</w:t>
            </w:r>
          </w:p>
          <w:p>
            <w:pPr>
              <w:pStyle w:val="Normal"/>
              <w:rPr/>
            </w:pPr>
            <w:r>
              <w:rPr>
                <w:rFonts w:eastAsia="Times New Roman"/>
                <w:bCs/>
                <w:lang w:val="vi-VN"/>
              </w:rPr>
              <w:t xml:space="preserve">      </w:t>
            </w:r>
            <w:r>
              <w:rPr>
                <w:b/>
                <w:bCs/>
                <w:lang w:val="vi-VN"/>
              </w:rPr>
              <w:t>Ví dụ :</w:t>
            </w:r>
            <w:r>
              <w:rPr>
                <w:bCs/>
                <w:lang w:val="vi-VN"/>
              </w:rPr>
              <w:t xml:space="preserve"> Phản ứng cộng hidro của hidrocacbon</w:t>
            </w:r>
          </w:p>
          <w:p>
            <w:pPr>
              <w:pStyle w:val="Normal"/>
              <w:rPr>
                <w:bCs/>
                <w:lang w:val="vi-VN"/>
              </w:rPr>
            </w:pPr>
            <w:r>
              <w:rPr>
                <w:bCs/>
                <w:lang w:val="vi-VN"/>
              </w:rPr>
              <w:tab/>
              <w:t>Phản ứng giữa kim loại với phi kim</w:t>
            </w:r>
          </w:p>
          <w:p>
            <w:pPr>
              <w:pStyle w:val="Normal"/>
              <w:rPr>
                <w:lang w:val="vi-VN"/>
              </w:rPr>
            </w:pPr>
            <w:r>
              <w:rPr>
                <w:bCs/>
                <w:lang w:val="vi-VN"/>
              </w:rPr>
              <w:tab/>
              <w:t>Phản ứng nhiệt nhôm</w:t>
            </w:r>
          </w:p>
          <w:p>
            <w:pPr>
              <w:pStyle w:val="Normal"/>
              <w:rPr/>
            </w:pPr>
            <w:r>
              <w:rPr>
                <w:b/>
                <w:bCs/>
                <w:lang w:val="vi-VN"/>
              </w:rPr>
              <w:t xml:space="preserve">(3)  Phản ứng đạt cân bằng : </w:t>
            </w:r>
            <w:r>
              <w:rPr>
                <w:bCs/>
                <w:lang w:val="vi-VN"/>
              </w:rPr>
              <w:t>Với các phản ứng thuận nghịch (hai chiều) thì cả hai chất đều dư</w:t>
            </w:r>
            <w:r>
              <w:rPr>
                <w:b/>
                <w:bCs/>
                <w:lang w:val="vi-VN"/>
              </w:rPr>
              <w:t xml:space="preserve"> </w:t>
            </w:r>
            <w:r>
              <w:rPr>
                <w:bCs/>
                <w:lang w:val="vi-VN"/>
              </w:rPr>
              <w:t>cho dù kéo dài phản ứng bao lâu</w:t>
            </w:r>
          </w:p>
          <w:p>
            <w:pPr>
              <w:pStyle w:val="Normal"/>
              <w:rPr>
                <w:lang w:val="vi-VN"/>
              </w:rPr>
            </w:pPr>
            <w:r>
              <w:rPr>
                <w:rFonts w:eastAsia="Times New Roman"/>
                <w:bCs/>
                <w:lang w:val="vi-VN"/>
              </w:rPr>
              <w:t xml:space="preserve">       </w:t>
            </w:r>
            <w:r>
              <w:rPr>
                <w:b/>
                <w:bCs/>
                <w:lang w:val="vi-VN"/>
              </w:rPr>
              <w:t>Ví dụ :</w:t>
            </w:r>
            <w:r>
              <w:rPr>
                <w:bCs/>
                <w:lang w:val="vi-VN"/>
              </w:rPr>
              <w:t xml:space="preserve"> Phản ứng este hóa, phản ứng tổng hợp NH</w:t>
            </w:r>
            <w:r>
              <w:rPr>
                <w:bCs/>
                <w:vertAlign w:val="subscript"/>
                <w:lang w:val="vi-VN"/>
              </w:rPr>
              <w:t>3</w:t>
            </w:r>
            <w:r>
              <w:rPr>
                <w:bCs/>
                <w:lang w:val="vi-VN"/>
              </w:rPr>
              <w:t>…</w:t>
            </w:r>
          </w:p>
        </w:tc>
      </w:tr>
    </w:tbl>
    <w:p>
      <w:pPr>
        <w:pStyle w:val="Normal"/>
        <w:jc w:val="left"/>
        <w:rPr>
          <w:lang w:val="vi-VN"/>
        </w:rPr>
      </w:pPr>
      <w:r>
        <w:rPr>
          <w:b/>
          <w:color w:val="FF0000"/>
          <w:lang w:val="vi-VN"/>
        </w:rPr>
        <w:t xml:space="preserve">Ví dụ: </w:t>
      </w:r>
      <w:r>
        <w:rPr>
          <w:lang w:val="vi-VN"/>
        </w:rPr>
        <w:t>Hỗn hợp khí X gồm N</w:t>
      </w:r>
      <w:r>
        <w:rPr>
          <w:vertAlign w:val="subscript"/>
          <w:lang w:val="vi-VN"/>
        </w:rPr>
        <w:t xml:space="preserve">2 </w:t>
      </w:r>
      <w:r>
        <w:rPr>
          <w:lang w:val="vi-VN"/>
        </w:rPr>
        <w:t>và H</w:t>
      </w:r>
      <w:r>
        <w:rPr>
          <w:vertAlign w:val="subscript"/>
          <w:lang w:val="vi-VN"/>
        </w:rPr>
        <w:t>2</w:t>
      </w:r>
      <w:r>
        <w:rPr>
          <w:lang w:val="vi-VN"/>
        </w:rPr>
        <w:t xml:space="preserve"> có tỉ khối so với H</w:t>
      </w:r>
      <w:r>
        <w:rPr>
          <w:vertAlign w:val="subscript"/>
          <w:lang w:val="vi-VN"/>
        </w:rPr>
        <w:t>2</w:t>
      </w:r>
      <w:r>
        <w:rPr>
          <w:lang w:val="vi-VN"/>
        </w:rPr>
        <w:t xml:space="preserve"> bằng 3,6. Nung nóng X  trong bình kín (có bột Fe xúc tác) tới khi hệ phản ứng đạt đến trạng thái cân bằng, thu được hỗn hợp khí Y có số mol giảm 8% so với ban đầu. Phần trăm số mol NH</w:t>
      </w:r>
      <w:r>
        <w:rPr>
          <w:vertAlign w:val="subscript"/>
          <w:lang w:val="vi-VN"/>
        </w:rPr>
        <w:t>3</w:t>
      </w:r>
      <w:r>
        <w:rPr>
          <w:lang w:val="vi-VN"/>
        </w:rPr>
        <w:t xml:space="preserve"> trong Y là</w:t>
      </w:r>
    </w:p>
    <w:p>
      <w:pPr>
        <w:pStyle w:val="Normal"/>
        <w:tabs>
          <w:tab w:val="clear" w:pos="720"/>
          <w:tab w:val="left" w:pos="284" w:leader="none"/>
          <w:tab w:val="left" w:pos="2552" w:leader="none"/>
          <w:tab w:val="left" w:pos="4820" w:leader="none"/>
          <w:tab w:val="left" w:pos="7088" w:leader="none"/>
        </w:tabs>
        <w:ind w:right="-329"/>
        <w:rPr>
          <w:lang w:val="vi-VN"/>
        </w:rPr>
      </w:pPr>
      <w:r>
        <w:rPr>
          <w:b/>
          <w:color w:val="0000FF"/>
          <w:lang w:val="vi-VN"/>
        </w:rPr>
        <w:t>A.</w:t>
      </w:r>
      <w:r>
        <w:rPr>
          <w:lang w:val="vi-VN"/>
        </w:rPr>
        <w:t xml:space="preserve"> 8,7%</w:t>
        <w:tab/>
      </w:r>
      <w:r>
        <w:rPr>
          <w:b/>
          <w:color w:val="0000FF"/>
          <w:lang w:val="vi-VN"/>
        </w:rPr>
        <w:t>B.</w:t>
      </w:r>
      <w:r>
        <w:rPr>
          <w:lang w:val="vi-VN"/>
        </w:rPr>
        <w:t xml:space="preserve"> 29,0%</w:t>
        <w:tab/>
      </w:r>
      <w:r>
        <w:rPr>
          <w:b/>
          <w:color w:val="0000FF"/>
          <w:lang w:val="vi-VN"/>
        </w:rPr>
        <w:t>C.</w:t>
      </w:r>
      <w:r>
        <w:rPr>
          <w:lang w:val="vi-VN"/>
        </w:rPr>
        <w:t xml:space="preserve"> 66,7%</w:t>
        <w:tab/>
      </w:r>
      <w:r>
        <w:rPr>
          <w:b/>
          <w:color w:val="0000FF"/>
          <w:lang w:val="vi-VN"/>
        </w:rPr>
        <w:t>D.</w:t>
      </w:r>
      <w:r>
        <w:rPr>
          <w:lang w:val="vi-VN"/>
        </w:rPr>
        <w:t xml:space="preserve"> 33,3%</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tabs>
          <w:tab w:val="clear" w:pos="720"/>
          <w:tab w:val="left" w:pos="284" w:leader="none"/>
          <w:tab w:val="left" w:pos="2552" w:leader="none"/>
          <w:tab w:val="left" w:pos="4820" w:leader="none"/>
          <w:tab w:val="left" w:pos="7088" w:leader="none"/>
        </w:tabs>
        <w:ind w:right="-329"/>
        <w:rPr>
          <w:b/>
          <w:color w:val="00B050"/>
          <w:lang w:val="vi-VN"/>
        </w:rPr>
      </w:pPr>
      <w:r>
        <w:rPr/>
        <w:object w:dxaOrig="3940" w:dyaOrig="880">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197pt;height:44pt" filled="f" o:ole="">
            <v:imagedata r:id="rId207" o:title=""/>
          </v:shape>
          <o:OLEObject Type="Embed" ProgID="" ShapeID="ole_rId206" DrawAspect="Content" ObjectID="_192089660" r:id="rId206"/>
        </w:object>
      </w:r>
      <w:r>
        <w:rPr>
          <w:rFonts w:eastAsia="Times New Roman"/>
          <w:b/>
          <w:color w:val="00B050"/>
          <w:lang w:val="vi-VN"/>
        </w:rPr>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Tự chọn số mol các chất trong hỗn hợp X ban đầu: N</w:t>
      </w:r>
      <w:r>
        <w:rPr>
          <w:vertAlign w:val="subscript"/>
          <w:lang w:val="vi-VN"/>
        </w:rPr>
        <w:t xml:space="preserve">2 </w:t>
      </w:r>
      <w:r>
        <w:rPr>
          <w:lang w:val="vi-VN"/>
        </w:rPr>
        <w:t>(1 mol) và H</w:t>
      </w:r>
      <w:r>
        <w:rPr>
          <w:vertAlign w:val="subscript"/>
          <w:lang w:val="vi-VN"/>
        </w:rPr>
        <w:t>2</w:t>
      </w:r>
      <w:r>
        <w:rPr>
          <w:lang w:val="vi-VN"/>
        </w:rPr>
        <w:t xml:space="preserve"> (4 mol).</w:t>
      </w:r>
    </w:p>
    <w:p>
      <w:pPr>
        <w:pStyle w:val="Normal"/>
        <w:tabs>
          <w:tab w:val="clear" w:pos="720"/>
          <w:tab w:val="left" w:pos="284" w:leader="none"/>
          <w:tab w:val="left" w:pos="2552" w:leader="none"/>
          <w:tab w:val="left" w:pos="4820" w:leader="none"/>
          <w:tab w:val="left" w:pos="7088" w:leader="none"/>
        </w:tabs>
        <w:ind w:right="-329"/>
        <w:jc w:val="left"/>
        <w:rPr>
          <w:lang w:val="vi-VN"/>
        </w:rPr>
      </w:pPr>
      <w:r>
        <w:rPr>
          <w:b/>
          <w:color w:val="00B050"/>
          <w:lang w:val="vi-VN"/>
        </w:rPr>
        <w:tab/>
        <w:tab/>
      </w:r>
      <w:r>
        <w:rPr/>
        <w:object w:dxaOrig="2120" w:dyaOrig="44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106pt;height:22pt" filled="f" o:ole="">
            <v:imagedata r:id="rId209" o:title=""/>
          </v:shape>
          <o:OLEObject Type="Embed" ProgID="" ShapeID="ole_rId208" DrawAspect="Content" ObjectID="_1135807210" r:id="rId208"/>
        </w:object>
      </w:r>
      <w:r>
        <w:rPr>
          <w:b/>
          <w:color w:val="00B050"/>
          <w:lang w:val="vi-VN"/>
        </w:rPr>
        <w:t xml:space="preserve"> </w:t>
        <w:tab/>
        <w:tab/>
        <w:tab/>
      </w:r>
      <w:r>
        <w:rPr>
          <w:lang w:val="vi-VN"/>
        </w:rPr>
        <w:t>(1)</w:t>
      </w:r>
    </w:p>
    <w:p>
      <w:pPr>
        <w:pStyle w:val="Normal"/>
        <w:tabs>
          <w:tab w:val="clear" w:pos="720"/>
          <w:tab w:val="left" w:pos="284" w:leader="none"/>
          <w:tab w:val="left" w:pos="2552" w:leader="none"/>
          <w:tab w:val="left" w:pos="4820" w:leader="none"/>
          <w:tab w:val="left" w:pos="7088" w:leader="none"/>
        </w:tabs>
        <w:ind w:right="-329"/>
        <w:jc w:val="left"/>
        <w:rPr>
          <w:lang w:val="vi-VN"/>
        </w:rPr>
      </w:pPr>
      <w:r>
        <w:rPr>
          <w:rFonts w:eastAsia="Times New Roman"/>
          <w:lang w:val="vi-VN"/>
        </w:rPr>
        <w:t xml:space="preserve"> </w:t>
      </w:r>
      <w:r>
        <w:rPr>
          <w:lang w:val="vi-VN"/>
        </w:rPr>
        <w:t xml:space="preserve">Ban đầu: </w:t>
        <w:tab/>
        <w:t>1        4</w:t>
      </w:r>
    </w:p>
    <w:p>
      <w:pPr>
        <w:pStyle w:val="Normal"/>
        <w:tabs>
          <w:tab w:val="clear" w:pos="720"/>
          <w:tab w:val="left" w:pos="284" w:leader="none"/>
          <w:tab w:val="left" w:pos="2552" w:leader="none"/>
          <w:tab w:val="left" w:pos="4820" w:leader="none"/>
          <w:tab w:val="left" w:pos="7088" w:leader="none"/>
        </w:tabs>
        <w:ind w:right="-329"/>
        <w:jc w:val="left"/>
        <w:rPr/>
      </w:pPr>
      <w:r>
        <w:rPr>
          <w:rFonts w:eastAsia="Times New Roman"/>
          <w:lang w:val="vi-VN"/>
        </w:rPr>
        <w:t xml:space="preserve"> </w:t>
      </w:r>
      <w:r>
        <w:rPr>
          <w:lang w:val="vi-VN"/>
        </w:rPr>
        <w:t xml:space="preserve">Phản ứng: </w:t>
        <w:tab/>
        <w:t>x</w:t>
      </w:r>
      <w:r>
        <w:rPr>
          <w:lang w:val="vi-VN"/>
        </w:rPr>
        <w:object w:dxaOrig="1740" w:dyaOrig="380">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87pt;height:19pt" filled="f" o:ole="">
            <v:imagedata r:id="rId211" o:title=""/>
          </v:shape>
          <o:OLEObject Type="Embed" ProgID="" ShapeID="ole_rId210" DrawAspect="Content" ObjectID="_473828071" r:id="rId210"/>
        </w:object>
      </w:r>
      <w:r>
        <w:rPr>
          <w:lang w:val="vi-VN"/>
        </w:rPr>
        <w:t xml:space="preserve"> </w:t>
      </w:r>
    </w:p>
    <w:p>
      <w:pPr>
        <w:pStyle w:val="Normal"/>
        <w:tabs>
          <w:tab w:val="clear" w:pos="720"/>
          <w:tab w:val="left" w:pos="284" w:leader="none"/>
          <w:tab w:val="left" w:pos="2552" w:leader="none"/>
          <w:tab w:val="left" w:pos="4820" w:leader="none"/>
          <w:tab w:val="left" w:pos="7088" w:leader="none"/>
        </w:tabs>
        <w:ind w:right="-329"/>
        <w:jc w:val="left"/>
        <w:rPr/>
      </w:pPr>
      <w:r>
        <w:rPr>
          <w:rFonts w:eastAsia="Times New Roman"/>
          <w:lang w:val="vi-VN"/>
        </w:rPr>
        <w:t xml:space="preserve"> </w:t>
      </w:r>
      <w:r>
        <w:rPr>
          <w:lang w:val="vi-VN"/>
        </w:rPr>
        <w:t>Hỗn hợp Y gồm: N</w:t>
      </w:r>
      <w:r>
        <w:rPr>
          <w:vertAlign w:val="subscript"/>
          <w:lang w:val="vi-VN"/>
        </w:rPr>
        <w:t>2</w:t>
      </w:r>
      <w:r>
        <w:rPr>
          <w:lang w:val="vi-VN"/>
        </w:rPr>
        <w:t xml:space="preserve"> = (1</w:t>
      </w:r>
      <w:r>
        <w:rPr>
          <w:rFonts w:cs="Cambria Math" w:ascii="Cambria Math" w:hAnsi="Cambria Math"/>
          <w:lang w:val="vi-VN"/>
        </w:rPr>
        <w:t>−</w:t>
      </w:r>
      <w:r>
        <w:rPr>
          <w:lang w:val="vi-VN"/>
        </w:rPr>
        <w:t>x ); H</w:t>
      </w:r>
      <w:r>
        <w:rPr>
          <w:vertAlign w:val="subscript"/>
          <w:lang w:val="vi-VN"/>
        </w:rPr>
        <w:t>2</w:t>
      </w:r>
      <w:r>
        <w:rPr>
          <w:lang w:val="vi-VN"/>
        </w:rPr>
        <w:t xml:space="preserve"> = (4</w:t>
      </w:r>
      <w:r>
        <w:rPr>
          <w:rFonts w:cs="Cambria Math" w:ascii="Cambria Math" w:hAnsi="Cambria Math"/>
          <w:lang w:val="vi-VN"/>
        </w:rPr>
        <w:t>−</w:t>
      </w:r>
      <w:r>
        <w:rPr>
          <w:lang w:val="vi-VN"/>
        </w:rPr>
        <w:t>3x); NH</w:t>
      </w:r>
      <w:r>
        <w:rPr>
          <w:vertAlign w:val="subscript"/>
          <w:lang w:val="vi-VN"/>
        </w:rPr>
        <w:t>3</w:t>
      </w:r>
      <w:r>
        <w:rPr>
          <w:lang w:val="vi-VN"/>
        </w:rPr>
        <w:t xml:space="preserve"> = 2x.</w:t>
      </w:r>
    </w:p>
    <w:p>
      <w:pPr>
        <w:pStyle w:val="Normal"/>
        <w:tabs>
          <w:tab w:val="clear" w:pos="720"/>
          <w:tab w:val="left" w:pos="284" w:leader="none"/>
          <w:tab w:val="left" w:pos="2552" w:leader="none"/>
          <w:tab w:val="left" w:pos="4820" w:leader="none"/>
          <w:tab w:val="left" w:pos="7088" w:leader="none"/>
        </w:tabs>
        <w:ind w:right="-329"/>
        <w:jc w:val="left"/>
        <w:rPr>
          <w:b/>
          <w:color w:val="00B050"/>
          <w:lang w:val="vi-VN"/>
        </w:rPr>
      </w:pPr>
      <w:r>
        <w:rPr>
          <w:lang w:val="vi-VN"/>
        </w:rPr>
        <w:t>Số mil Y bằng (100%</w:t>
      </w:r>
      <w:r>
        <w:rPr>
          <w:rFonts w:cs="Cambria Math" w:ascii="Cambria Math" w:hAnsi="Cambria Math"/>
          <w:lang w:val="vi-VN"/>
        </w:rPr>
        <w:t>− 8%</w:t>
      </w:r>
      <w:r>
        <w:rPr>
          <w:lang w:val="vi-VN"/>
        </w:rPr>
        <w:t>) = 92% số mol của X nên : n</w:t>
      </w:r>
      <w:r>
        <w:rPr>
          <w:vertAlign w:val="subscript"/>
          <w:lang w:val="vi-VN"/>
        </w:rPr>
        <w:t xml:space="preserve">y </w:t>
      </w:r>
      <w:r>
        <w:rPr>
          <w:lang w:val="vi-VN"/>
        </w:rPr>
        <w:t>= 5</w:t>
      </w:r>
      <w:r>
        <w:rPr>
          <w:rFonts w:cs="Cambria Math" w:ascii="Cambria Math" w:hAnsi="Cambria Math"/>
          <w:lang w:val="vi-VN"/>
        </w:rPr>
        <w:t>×</w:t>
      </w:r>
      <w:r>
        <w:rPr>
          <w:rFonts w:cs="Cambria Math" w:ascii="Cambria Math" w:hAnsi="Cambria Math"/>
          <w:lang w:val="vi-VN"/>
        </w:rPr>
        <w:object w:dxaOrig="999" w:dyaOrig="620">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49.95pt;height:31pt" filled="f" o:ole="">
            <v:imagedata r:id="rId213" o:title=""/>
          </v:shape>
          <o:OLEObject Type="Embed" ProgID="" ShapeID="ole_rId212" DrawAspect="Content" ObjectID="_1582243172" r:id="rId212"/>
        </w:object>
      </w:r>
      <w:r>
        <w:rPr>
          <w:rFonts w:cs="Cambria Math" w:ascii="Cambria Math" w:hAnsi="Cambria Math"/>
          <w:lang w:val="vi-VN"/>
        </w:rPr>
        <w:t xml:space="preserve"> </w:t>
      </w:r>
    </w:p>
    <w:p>
      <w:pPr>
        <w:pStyle w:val="Normal"/>
        <w:rPr/>
      </w:pPr>
      <w:r>
        <w:rPr>
          <w:rFonts w:eastAsia="Cambria Math" w:cs="Cambria Math" w:ascii="Cambria Math" w:hAnsi="Cambria Math"/>
          <w:b/>
          <w:lang w:val="vi-VN"/>
        </w:rPr>
        <w:t xml:space="preserve"> </w:t>
      </w:r>
      <w:r>
        <w:rPr/>
        <w:object w:dxaOrig="7080" w:dyaOrig="66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354pt;height:33pt" filled="f" o:ole="">
            <v:imagedata r:id="rId215" o:title=""/>
          </v:shape>
          <o:OLEObject Type="Embed" ProgID="" ShapeID="ole_rId214" DrawAspect="Content" ObjectID="_304277703" r:id="rId214"/>
        </w:object>
      </w:r>
      <w:r>
        <w:rPr>
          <w:rFonts w:eastAsia="Cambria Math" w:cs="Cambria Math" w:ascii="Cambria Math" w:hAnsi="Cambria Math"/>
          <w:b/>
          <w:lang w:val="vi-VN"/>
        </w:rPr>
        <w:t xml:space="preserve"> </w:t>
      </w:r>
      <w:r>
        <w:rPr>
          <w:b/>
          <w:lang w:val="vi-VN"/>
        </w:rPr>
        <w:t>→</w:t>
      </w:r>
      <w:r>
        <w:rPr>
          <w:rFonts w:eastAsia="Times New Roman"/>
          <w:lang w:val="vi-VN"/>
        </w:rPr>
        <w:t xml:space="preserve"> </w:t>
      </w:r>
      <w:r>
        <w:rPr>
          <w:b/>
          <w:lang w:val="vi-VN"/>
        </w:rPr>
        <w:t>Đáp án A.</w:t>
      </w:r>
    </w:p>
    <w:p>
      <w:pPr>
        <w:pStyle w:val="Normal"/>
        <w:jc w:val="center"/>
        <w:rPr/>
      </w:pPr>
      <w:r>
        <w:rPr>
          <w:b/>
          <w:color w:val="00B050"/>
          <w:lang w:val="vi-VN"/>
        </w:rPr>
        <w:t>L</w:t>
      </w:r>
      <w:r>
        <w:rPr/>
        <w:t>ỗi sai</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jc w:val="left"/>
              <w:rPr>
                <w:color w:val="000000"/>
                <w:lang w:val="vi-VN"/>
              </w:rPr>
            </w:pPr>
            <w:r>
              <w:rPr>
                <w:b/>
                <w:color w:val="000000"/>
                <w:lang w:val="vi-VN"/>
              </w:rPr>
              <w:t xml:space="preserve">(i)  </w:t>
            </w:r>
            <w:r>
              <w:rPr>
                <w:color w:val="000000"/>
                <w:lang w:val="vi-VN"/>
              </w:rPr>
              <w:t>Nghĩ rằng phản ứng đạt cân bằng là phản ứng hoàn toàn (N</w:t>
            </w:r>
            <w:r>
              <w:rPr>
                <w:color w:val="000000"/>
                <w:vertAlign w:val="subscript"/>
                <w:lang w:val="vi-VN"/>
              </w:rPr>
              <w:t xml:space="preserve">2 </w:t>
            </w:r>
            <w:r>
              <w:rPr>
                <w:color w:val="000000"/>
                <w:lang w:val="vi-VN"/>
              </w:rPr>
              <w:t xml:space="preserve"> phản ứng hết), ứng với x = 1 </w:t>
            </w:r>
          </w:p>
          <w:p>
            <w:pPr>
              <w:pStyle w:val="Normal"/>
              <w:jc w:val="left"/>
              <w:rPr>
                <w:color w:val="000000"/>
                <w:vertAlign w:val="subscript"/>
                <w:lang w:val="vi-VN"/>
              </w:rPr>
            </w:pPr>
            <w:r>
              <w:rPr/>
              <w:object w:dxaOrig="2700" w:dyaOrig="620">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135pt;height:31pt" filled="f" o:ole="">
                  <v:imagedata r:id="rId217" o:title=""/>
                </v:shape>
                <o:OLEObject Type="Embed" ProgID="" ShapeID="ole_rId216" DrawAspect="Content" ObjectID="_1532963290" r:id="rId216"/>
              </w:object>
            </w:r>
            <w:r>
              <w:rPr>
                <w:rFonts w:eastAsia="Times New Roman"/>
                <w:color w:val="000000"/>
                <w:lang w:val="vi-VN"/>
              </w:rPr>
              <w:t xml:space="preserve"> </w:t>
            </w:r>
            <w:r>
              <w:rPr>
                <w:b/>
                <w:lang w:val="vi-VN"/>
              </w:rPr>
              <w:t>→</w:t>
            </w:r>
            <w:r>
              <w:rPr>
                <w:rFonts w:eastAsia="Times New Roman"/>
                <w:lang w:val="vi-VN"/>
              </w:rPr>
              <w:t xml:space="preserve"> </w:t>
            </w:r>
            <w:r>
              <w:rPr>
                <w:b/>
                <w:lang w:val="vi-VN"/>
              </w:rPr>
              <w:t>Đáp án C.</w:t>
            </w:r>
          </w:p>
          <w:p>
            <w:pPr>
              <w:pStyle w:val="Normal"/>
              <w:jc w:val="left"/>
              <w:rPr>
                <w:color w:val="000000"/>
                <w:lang w:val="vi-VN"/>
              </w:rPr>
            </w:pPr>
            <w:r>
              <w:rPr>
                <w:b/>
                <w:color w:val="000000"/>
                <w:lang w:val="vi-VN"/>
              </w:rPr>
              <w:t xml:space="preserve">(ii)  </w:t>
            </w:r>
            <w:r>
              <w:rPr>
                <w:color w:val="000000"/>
                <w:lang w:val="vi-VN"/>
              </w:rPr>
              <w:t xml:space="preserve">Cân bằng sai phản ứng (1): </w:t>
            </w:r>
            <w:r>
              <w:rPr>
                <w:color w:val="000000"/>
                <w:lang w:val="vi-VN"/>
              </w:rPr>
              <w:object w:dxaOrig="2000" w:dyaOrig="44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100pt;height:22pt" filled="f" o:ole="">
                  <v:imagedata r:id="rId219" o:title=""/>
                </v:shape>
                <o:OLEObject Type="Embed" ProgID="" ShapeID="ole_rId218" DrawAspect="Content" ObjectID="_2086271868" r:id="rId218"/>
              </w:object>
            </w:r>
            <w:r>
              <w:rPr>
                <w:color w:val="000000"/>
                <w:lang w:val="vi-VN"/>
              </w:rPr>
              <w:t xml:space="preserve"> </w:t>
            </w:r>
          </w:p>
          <w:p>
            <w:pPr>
              <w:pStyle w:val="Normal"/>
              <w:jc w:val="left"/>
              <w:rPr>
                <w:color w:val="000000"/>
                <w:vertAlign w:val="subscript"/>
                <w:lang w:val="vi-VN"/>
              </w:rPr>
            </w:pPr>
            <w:r>
              <w:rPr/>
              <w:object w:dxaOrig="3860" w:dyaOrig="66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193pt;height:33pt" filled="f" o:ole="">
                  <v:imagedata r:id="rId221" o:title=""/>
                </v:shape>
                <o:OLEObject Type="Embed" ProgID="" ShapeID="ole_rId220" DrawAspect="Content" ObjectID="_1407820736" r:id="rId220"/>
              </w:object>
            </w:r>
            <w:r>
              <w:rPr>
                <w:rFonts w:eastAsia="Times New Roman"/>
                <w:b/>
                <w:lang w:val="vi-VN"/>
              </w:rPr>
              <w:t xml:space="preserve"> </w:t>
            </w:r>
            <w:r>
              <w:rPr>
                <w:b/>
                <w:lang w:val="vi-VN"/>
              </w:rPr>
              <w:t>→</w:t>
            </w:r>
            <w:r>
              <w:rPr>
                <w:rFonts w:eastAsia="Times New Roman"/>
                <w:lang w:val="vi-VN"/>
              </w:rPr>
              <w:t xml:space="preserve"> </w:t>
            </w:r>
            <w:r>
              <w:rPr>
                <w:b/>
                <w:lang w:val="vi-VN"/>
              </w:rPr>
              <w:t>Đáp án B.</w:t>
            </w:r>
          </w:p>
        </w:tc>
      </w:tr>
    </w:tbl>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14:</w:t>
      </w:r>
      <w:r>
        <w:rPr>
          <w:lang w:val="vi-VN"/>
        </w:rPr>
        <w:t xml:space="preserve"> Nung 8,4 gam Fe với 3,2 gam S ở nhiệt độ cao (trong điều kiện không có oxi), thu được chất rắn X. Cho X vào dung dịch HCl dư, thu được chất rắn X. Cho X vào dung dịch HCl dư, thu được m gam hỗn hợp khí Y. Tỉ khối của Y đối với H</w:t>
      </w:r>
      <w:r>
        <w:rPr>
          <w:vertAlign w:val="subscript"/>
          <w:lang w:val="vi-VN"/>
        </w:rPr>
        <w:t>2</w:t>
      </w:r>
      <w:r>
        <w:rPr>
          <w:lang w:val="vi-VN"/>
        </w:rPr>
        <w:t xml:space="preserve"> bằng 7,4. Giá trị của m là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2,46.</w:t>
        <w:tab/>
      </w:r>
      <w:r>
        <w:rPr>
          <w:b/>
          <w:color w:val="0000FF"/>
          <w:lang w:val="vi-VN"/>
        </w:rPr>
        <w:t>B.</w:t>
      </w:r>
      <w:r>
        <w:rPr>
          <w:lang w:val="vi-VN"/>
        </w:rPr>
        <w:t xml:space="preserve"> 2,22.</w:t>
        <w:tab/>
      </w:r>
      <w:r>
        <w:rPr>
          <w:b/>
          <w:color w:val="0000FF"/>
          <w:lang w:val="vi-VN"/>
        </w:rPr>
        <w:t>C.</w:t>
      </w:r>
      <w:r>
        <w:rPr>
          <w:lang w:val="vi-VN"/>
        </w:rPr>
        <w:t xml:space="preserve"> 3,18.</w:t>
        <w:tab/>
      </w:r>
      <w:r>
        <w:rPr>
          <w:b/>
          <w:color w:val="0000FF"/>
          <w:lang w:val="vi-VN"/>
        </w:rPr>
        <w:t>D.</w:t>
      </w:r>
      <w:r>
        <w:rPr>
          <w:lang w:val="vi-VN"/>
        </w:rPr>
        <w:t xml:space="preserve"> 3,50.</w:t>
      </w:r>
    </w:p>
    <w:p>
      <w:pPr>
        <w:pStyle w:val="Normal"/>
        <w:rPr>
          <w:lang w:val="vi-VN"/>
        </w:rPr>
      </w:pPr>
      <w:r>
        <w:rPr>
          <w:b/>
          <w:color w:val="FF0000"/>
          <w:lang w:val="vi-VN"/>
        </w:rPr>
        <w:t>Câu 15:</w:t>
      </w:r>
      <w:r>
        <w:rPr>
          <w:lang w:val="vi-VN"/>
        </w:rPr>
        <w:t xml:space="preserve"> Tiến hành phản ứng nhiệt nhôm (trong khí quyển trơ) 30 gam hỗn hợp gồm Al và Fe</w:t>
      </w:r>
      <w:r>
        <w:rPr>
          <w:vertAlign w:val="subscript"/>
          <w:lang w:val="vi-VN"/>
        </w:rPr>
        <w:t>2</w:t>
      </w:r>
      <w:r>
        <w:rPr>
          <w:lang w:val="vi-VN"/>
        </w:rPr>
        <w:t>O</w:t>
      </w:r>
      <w:r>
        <w:rPr>
          <w:vertAlign w:val="subscript"/>
          <w:lang w:val="vi-VN"/>
        </w:rPr>
        <w:t>3</w:t>
      </w:r>
      <w:r>
        <w:rPr>
          <w:lang w:val="vi-VN"/>
        </w:rPr>
        <w:t>, thu được hỗn hợp X. Chia X thành hai phần có khối lượng khác nhau.</w:t>
      </w:r>
    </w:p>
    <w:p>
      <w:pPr>
        <w:pStyle w:val="Normal"/>
        <w:rPr/>
      </w:pPr>
      <w:r>
        <w:rPr>
          <w:lang w:val="vi-VN"/>
        </w:rPr>
        <w:t>Cho phần một vào dung dịch NaOH dư, thu được 4,48 lít khí H</w:t>
      </w:r>
      <w:r>
        <w:rPr>
          <w:vertAlign w:val="subscript"/>
          <w:lang w:val="vi-VN"/>
        </w:rPr>
        <w:t>2</w:t>
      </w:r>
      <w:r>
        <w:rPr>
          <w:lang w:val="vi-VN"/>
        </w:rPr>
        <w:t xml:space="preserve"> (dktc) và còn lại 11,2 gam chất rắn. Phần hai cho tác dụng với dung dịch HCl (dư), thu được V lít khí H</w:t>
      </w:r>
      <w:r>
        <w:rPr>
          <w:vertAlign w:val="subscript"/>
          <w:lang w:val="vi-VN"/>
        </w:rPr>
        <w:t>2</w:t>
      </w:r>
      <w:r>
        <w:rPr>
          <w:lang w:val="vi-VN"/>
        </w:rPr>
        <w:t xml:space="preserve"> (dktc).</w:t>
      </w:r>
    </w:p>
    <w:p>
      <w:pPr>
        <w:pStyle w:val="Normal"/>
        <w:rPr>
          <w:lang w:val="vi-VN"/>
        </w:rPr>
      </w:pPr>
      <w:r>
        <w:rPr>
          <w:lang w:val="vi-VN"/>
        </w:rPr>
        <w:t>Biết các phản ứng đều xảy ra hoàn toàn. Giá trị của V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2,688.</w:t>
        <w:tab/>
      </w:r>
      <w:r>
        <w:rPr>
          <w:b/>
          <w:color w:val="0000FF"/>
          <w:lang w:val="vi-VN"/>
        </w:rPr>
        <w:t>B.</w:t>
      </w:r>
      <w:r>
        <w:rPr>
          <w:lang w:val="vi-VN"/>
        </w:rPr>
        <w:t xml:space="preserve"> 1,792.</w:t>
        <w:tab/>
      </w:r>
      <w:r>
        <w:rPr>
          <w:b/>
          <w:color w:val="0000FF"/>
          <w:lang w:val="vi-VN"/>
        </w:rPr>
        <w:t>C.</w:t>
      </w:r>
      <w:r>
        <w:rPr>
          <w:lang w:val="vi-VN"/>
        </w:rPr>
        <w:t xml:space="preserve"> 4,489.</w:t>
        <w:tab/>
      </w:r>
      <w:r>
        <w:rPr>
          <w:b/>
          <w:color w:val="0000FF"/>
          <w:lang w:val="vi-VN"/>
        </w:rPr>
        <w:t>D.</w:t>
      </w:r>
      <w:r>
        <w:rPr>
          <w:lang w:val="vi-VN"/>
        </w:rPr>
        <w:t xml:space="preserve"> 8,960.</w:t>
      </w:r>
    </w:p>
    <w:p>
      <w:pPr>
        <w:pStyle w:val="Normal"/>
        <w:rPr>
          <w:lang w:val="vi-VN"/>
        </w:rPr>
      </w:pPr>
      <w:r>
        <w:rPr>
          <w:b/>
          <w:color w:val="FF0000"/>
          <w:lang w:val="vi-VN"/>
        </w:rPr>
        <w:t>Câu 16:</w:t>
      </w:r>
      <w:r>
        <w:rPr>
          <w:lang w:val="vi-VN"/>
        </w:rPr>
        <w:t xml:space="preserve"> Cho m gam bột Cu vào 400 mL dung dịch AgNO</w:t>
      </w:r>
      <w:r>
        <w:rPr>
          <w:vertAlign w:val="subscript"/>
          <w:lang w:val="vi-VN"/>
        </w:rPr>
        <w:t>3</w:t>
      </w:r>
      <w:r>
        <w:rPr>
          <w:lang w:val="vi-VN"/>
        </w:rPr>
        <w:t xml:space="preserve"> 0,2M, sau một thời gian phản ứng thu được 7,76 gam hỗn hợp chất rắn X và dung dịch Y. Lọc tách X, rồi thêm 5,85 gam bột Zn vào Y, sau khi phản ứng xảy ra hoàn toàn thu được 10,53 gam chất rắn Z.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2,88.</w:t>
        <w:tab/>
      </w:r>
      <w:r>
        <w:rPr>
          <w:b/>
          <w:color w:val="0000FF"/>
          <w:lang w:val="vi-VN"/>
        </w:rPr>
        <w:t>B.</w:t>
      </w:r>
      <w:r>
        <w:rPr>
          <w:lang w:val="vi-VN"/>
        </w:rPr>
        <w:t xml:space="preserve"> 2,30.</w:t>
        <w:tab/>
      </w:r>
      <w:r>
        <w:rPr>
          <w:b/>
          <w:color w:val="0000FF"/>
          <w:lang w:val="vi-VN"/>
        </w:rPr>
        <w:t>C.</w:t>
      </w:r>
      <w:r>
        <w:rPr>
          <w:lang w:val="vi-VN"/>
        </w:rPr>
        <w:t xml:space="preserve"> 13,96.</w:t>
        <w:tab/>
      </w:r>
      <w:r>
        <w:rPr>
          <w:b/>
          <w:color w:val="0000FF"/>
          <w:lang w:val="vi-VN"/>
        </w:rPr>
        <w:t>D.</w:t>
      </w:r>
      <w:r>
        <w:rPr>
          <w:lang w:val="vi-VN"/>
        </w:rPr>
        <w:t xml:space="preserve"> 6,40.</w:t>
      </w:r>
    </w:p>
    <w:p>
      <w:pPr>
        <w:pStyle w:val="Normal"/>
        <w:rPr/>
      </w:pPr>
      <w:r>
        <w:rPr>
          <w:b/>
          <w:color w:val="0000FF"/>
          <w:lang w:val="vi-VN"/>
        </w:rPr>
        <w:t>8. LỖI SAI 08: NHIỆT PHÂN</w:t>
      </w:r>
    </w:p>
    <w:p>
      <w:pPr>
        <w:pStyle w:val="Normal"/>
        <w:jc w:val="center"/>
        <w:rPr>
          <w:b/>
          <w:color w:val="00B050"/>
          <w:lang w:val="vi-VN"/>
        </w:rPr>
      </w:pPr>
      <w:r>
        <w:rPr>
          <w:b/>
          <w:color w:val="00B050"/>
          <w:lang w:val="vi-VN"/>
        </w:rPr>
        <w:t>Lý thuyết</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rPr/>
            </w:pPr>
            <w:r>
              <w:rPr>
                <w:b/>
                <w:bCs/>
                <w:lang w:val="vi-VN"/>
              </w:rPr>
              <w:t xml:space="preserve">(1)  Nhiệt phân muối amoni : </w:t>
            </w:r>
            <w:r>
              <w:rPr>
                <w:bCs/>
                <w:lang w:val="vi-VN"/>
              </w:rPr>
              <w:t>Tất cả các muối amoni đều kém bền bị phân hủy khi nung nóng</w:t>
            </w:r>
          </w:p>
          <w:p>
            <w:pPr>
              <w:pStyle w:val="Normal"/>
              <w:ind w:left="720" w:right="0"/>
              <w:rPr/>
            </w:pPr>
            <w:r>
              <w:rPr>
                <w:bCs/>
                <w:lang w:val="vi-VN"/>
              </w:rPr>
              <w:t>+ Nếu anion gốc axit trong muối không có tính oxi hóa (</w:t>
            </w:r>
            <w:r>
              <w:rPr>
                <w:bCs/>
              </w:rPr>
              <w:object w:dxaOrig="960" w:dyaOrig="38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48pt;height:19pt" filled="f" o:ole="">
                  <v:imagedata r:id="rId223" o:title=""/>
                </v:shape>
                <o:OLEObject Type="Embed" ProgID="" ShapeID="ole_rId222" DrawAspect="Content" ObjectID="_773565146" r:id="rId222"/>
              </w:object>
            </w:r>
            <w:r>
              <w:rPr>
                <w:bCs/>
                <w:lang w:val="vi-VN"/>
              </w:rPr>
              <w:t>,), nhiệt phân cho khi amoniac và axit tương ứng :</w:t>
            </w:r>
          </w:p>
          <w:p>
            <w:pPr>
              <w:pStyle w:val="Normal"/>
              <w:ind w:firstLine="720" w:left="720" w:right="0"/>
              <w:rPr>
                <w:bCs/>
                <w:lang w:val="fr-FR"/>
              </w:rPr>
            </w:pPr>
            <w:r>
              <w:rPr/>
              <w:object w:dxaOrig="2840" w:dyaOrig="42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42pt;height:21pt" filled="f" o:ole="">
                  <v:imagedata r:id="rId225" o:title=""/>
                </v:shape>
                <o:OLEObject Type="Embed" ProgID="" ShapeID="ole_rId224" DrawAspect="Content" ObjectID="_1209423477" r:id="rId224"/>
              </w:object>
            </w:r>
          </w:p>
          <w:p>
            <w:pPr>
              <w:pStyle w:val="Normal"/>
              <w:rPr/>
            </w:pPr>
            <w:r>
              <w:rPr>
                <w:bCs/>
                <w:lang w:val="fr-FR"/>
              </w:rPr>
              <w:tab/>
            </w:r>
            <w:r>
              <w:rPr>
                <w:bCs/>
              </w:rPr>
              <w:t xml:space="preserve"> + Nếu anion gốc axit trong muối có tính oxi hóa</w:t>
            </w:r>
          </w:p>
          <w:p>
            <w:pPr>
              <w:pStyle w:val="Normal"/>
              <w:rPr>
                <w:bCs/>
              </w:rPr>
            </w:pPr>
            <w:r>
              <w:rPr>
                <w:bCs/>
              </w:rPr>
              <w:tab/>
              <w:tab/>
            </w:r>
            <w:r>
              <w:rPr/>
              <w:object w:dxaOrig="5960" w:dyaOrig="42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298pt;height:21pt" filled="f" o:ole="">
                  <v:imagedata r:id="rId227" o:title=""/>
                </v:shape>
                <o:OLEObject Type="Embed" ProgID="" ShapeID="ole_rId226" DrawAspect="Content" ObjectID="_101125030" r:id="rId226"/>
              </w:object>
            </w:r>
          </w:p>
          <w:p>
            <w:pPr>
              <w:pStyle w:val="Normal"/>
              <w:rPr/>
            </w:pPr>
            <w:r>
              <w:rPr>
                <w:b/>
                <w:bCs/>
              </w:rPr>
              <w:t>(2)  Nhiệt phân hidroxit kim loại</w:t>
            </w:r>
            <w:r>
              <w:rPr>
                <w:b/>
                <w:bCs/>
                <w:lang w:val="vi-VN"/>
              </w:rPr>
              <w:t xml:space="preserve">: </w:t>
            </w:r>
            <w:r>
              <w:rPr>
                <w:bCs/>
                <w:lang w:val="vi-VN"/>
              </w:rPr>
              <w:t xml:space="preserve"> </w:t>
            </w:r>
          </w:p>
          <w:p>
            <w:pPr>
              <w:pStyle w:val="Normal"/>
              <w:rPr>
                <w:bCs/>
                <w:lang w:val="vi-VN"/>
              </w:rPr>
            </w:pPr>
            <w:r>
              <w:rPr>
                <w:bCs/>
                <w:lang w:val="vi-VN"/>
              </w:rPr>
              <w:t xml:space="preserve">Các hidroxit không tan bị nhiệt phân ở nhiệt độ cao: </w:t>
            </w:r>
            <w:r>
              <w:rPr>
                <w:bCs/>
                <w:lang w:val="vi-VN"/>
              </w:rPr>
              <w:object w:dxaOrig="180" w:dyaOrig="279">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9pt;height:13.95pt" filled="f" o:ole="">
                  <v:imagedata r:id="rId229" o:title=""/>
                </v:shape>
                <o:OLEObject Type="Embed" ProgID="" ShapeID="ole_rId228" DrawAspect="Content" ObjectID="_701013011" r:id="rId228"/>
              </w:object>
            </w:r>
            <w:r>
              <w:rPr>
                <w:bCs/>
                <w:lang w:val="vi-VN"/>
              </w:rPr>
              <w:t xml:space="preserve"> </w:t>
            </w:r>
            <w:r>
              <w:rPr/>
              <w:object w:dxaOrig="3040" w:dyaOrig="42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52pt;height:21pt" filled="f" o:ole="">
                  <v:imagedata r:id="rId231" o:title=""/>
                </v:shape>
                <o:OLEObject Type="Embed" ProgID="" ShapeID="ole_rId230" DrawAspect="Content" ObjectID="_1581798647" r:id="rId230"/>
              </w:object>
            </w:r>
          </w:p>
          <w:p>
            <w:pPr>
              <w:pStyle w:val="Normal"/>
              <w:rPr>
                <w:bCs/>
                <w:lang w:val="vi-VN"/>
              </w:rPr>
            </w:pPr>
            <w:r>
              <w:rPr>
                <w:bCs/>
                <w:i/>
                <w:lang w:val="vi-VN"/>
              </w:rPr>
              <w:t xml:space="preserve">Lưu ý: </w:t>
            </w:r>
          </w:p>
          <w:p>
            <w:pPr>
              <w:pStyle w:val="Normal"/>
              <w:rPr>
                <w:bCs/>
                <w:lang w:val="vi-VN"/>
              </w:rPr>
            </w:pPr>
            <w:r>
              <w:rPr>
                <w:bCs/>
                <w:lang w:val="vi-VN"/>
              </w:rPr>
              <w:tab/>
              <w:t>+  Nhiệt phân Fe(OH)</w:t>
            </w:r>
            <w:r>
              <w:rPr>
                <w:bCs/>
                <w:vertAlign w:val="subscript"/>
                <w:lang w:val="vi-VN"/>
              </w:rPr>
              <w:t>2</w:t>
            </w:r>
            <w:r>
              <w:rPr>
                <w:bCs/>
                <w:lang w:val="vi-VN"/>
              </w:rPr>
              <w:t xml:space="preserve">: có mặt oxi không khí:   </w:t>
            </w:r>
            <w:r>
              <w:rPr/>
              <w:object w:dxaOrig="3680" w:dyaOrig="42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84pt;height:21pt" filled="f" o:ole="">
                  <v:imagedata r:id="rId233" o:title=""/>
                </v:shape>
                <o:OLEObject Type="Embed" ProgID="" ShapeID="ole_rId232" DrawAspect="Content" ObjectID="_681906411" r:id="rId232"/>
              </w:object>
            </w:r>
          </w:p>
          <w:p>
            <w:pPr>
              <w:pStyle w:val="Normal"/>
              <w:rPr/>
            </w:pPr>
            <w:r>
              <w:rPr>
                <w:bCs/>
                <w:lang w:val="vi-VN"/>
              </w:rPr>
              <w:tab/>
              <w:t>+  AgOH và Hg(OH)</w:t>
            </w:r>
            <w:r>
              <w:rPr>
                <w:bCs/>
                <w:vertAlign w:val="subscript"/>
                <w:lang w:val="vi-VN"/>
              </w:rPr>
              <w:t>2</w:t>
            </w:r>
            <w:r>
              <w:rPr>
                <w:bCs/>
                <w:lang w:val="vi-VN"/>
              </w:rPr>
              <w:t xml:space="preserve"> không tông tại ở nhiệt độ thường, bị phân hủy tạo thành </w:t>
            </w:r>
          </w:p>
          <w:p>
            <w:pPr>
              <w:pStyle w:val="Normal"/>
              <w:ind w:firstLine="720" w:right="0"/>
              <w:rPr/>
            </w:pPr>
            <w:r>
              <w:rPr>
                <w:bCs/>
                <w:lang w:val="vi-VN"/>
              </w:rPr>
              <w:t>oxit tương ứng và H</w:t>
              <w:softHyphen/>
            </w:r>
            <w:r>
              <w:rPr>
                <w:bCs/>
                <w:vertAlign w:val="subscript"/>
                <w:lang w:val="vi-VN"/>
              </w:rPr>
              <w:t>2</w:t>
            </w:r>
            <w:r>
              <w:rPr>
                <w:bCs/>
                <w:lang w:val="vi-VN"/>
              </w:rPr>
              <w:t>O. Ở nhiệt độ cao, Ag</w:t>
            </w:r>
            <w:r>
              <w:rPr>
                <w:bCs/>
                <w:vertAlign w:val="subscript"/>
                <w:lang w:val="vi-VN"/>
              </w:rPr>
              <w:t>2</w:t>
            </w:r>
            <w:r>
              <w:rPr>
                <w:bCs/>
                <w:lang w:val="vi-VN"/>
              </w:rPr>
              <w:t>O, HgO bị phân hủy.</w:t>
            </w:r>
          </w:p>
          <w:p>
            <w:pPr>
              <w:pStyle w:val="Normal"/>
              <w:rPr>
                <w:bCs/>
                <w:lang w:val="vi-VN"/>
              </w:rPr>
            </w:pPr>
            <w:r>
              <w:rPr>
                <w:bCs/>
                <w:lang w:val="vi-VN"/>
              </w:rPr>
              <w:tab/>
              <w:tab/>
            </w:r>
            <w:r>
              <w:rPr/>
              <w:object w:dxaOrig="5520" w:dyaOrig="42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276pt;height:21pt" filled="f" o:ole="">
                  <v:imagedata r:id="rId235" o:title=""/>
                </v:shape>
                <o:OLEObject Type="Embed" ProgID="" ShapeID="ole_rId234" DrawAspect="Content" ObjectID="_1014953946" r:id="rId234"/>
              </w:object>
            </w:r>
          </w:p>
          <w:p>
            <w:pPr>
              <w:pStyle w:val="Normal"/>
              <w:rPr>
                <w:b/>
                <w:bCs/>
                <w:lang w:val="vi-VN"/>
              </w:rPr>
            </w:pPr>
            <w:r>
              <w:rPr>
                <w:b/>
                <w:bCs/>
                <w:lang w:val="vi-VN"/>
              </w:rPr>
              <w:t>(3)  Nhiệt phân muối nitrat(</w:t>
            </w:r>
            <w:r>
              <w:rPr>
                <w:bCs/>
                <w:lang w:val="vi-VN"/>
              </w:rPr>
              <w:t xml:space="preserve"> Xem phần tổng hợp vô cơ</w:t>
            </w:r>
            <w:r>
              <w:rPr>
                <w:b/>
                <w:bCs/>
                <w:lang w:val="vi-VN"/>
              </w:rPr>
              <w:t>)</w:t>
            </w:r>
          </w:p>
          <w:p>
            <w:pPr>
              <w:pStyle w:val="Normal"/>
              <w:rPr/>
            </w:pPr>
            <w:r>
              <w:rPr>
                <w:b/>
                <w:bCs/>
                <w:lang w:val="vi-VN"/>
              </w:rPr>
              <w:t>(4)  Nhiệt phân muối cacbonat và hidrocacbonat:</w:t>
            </w:r>
          </w:p>
          <w:p>
            <w:pPr>
              <w:pStyle w:val="Normal"/>
              <w:rPr/>
            </w:pPr>
            <w:r>
              <w:rPr>
                <w:b/>
                <w:bCs/>
                <w:lang w:val="vi-VN"/>
              </w:rPr>
              <w:tab/>
              <w:t>+</w:t>
            </w:r>
            <w:r>
              <w:rPr>
                <w:bCs/>
                <w:lang w:val="vi-VN"/>
              </w:rPr>
              <w:t xml:space="preserve"> Tất cả các muối hidrocacbonat đều kém bền, bị nhiệt phân khi đun nóng:</w:t>
            </w:r>
          </w:p>
          <w:p>
            <w:pPr>
              <w:pStyle w:val="Normal"/>
              <w:rPr>
                <w:bCs/>
                <w:lang w:val="vi-VN"/>
              </w:rPr>
            </w:pPr>
            <w:r>
              <w:rPr>
                <w:bCs/>
                <w:lang w:val="vi-VN"/>
              </w:rPr>
              <w:tab/>
              <w:t xml:space="preserve">    </w:t>
              <w:tab/>
            </w:r>
            <w:r>
              <w:rPr/>
              <w:object w:dxaOrig="3860" w:dyaOrig="420">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193pt;height:21pt" filled="f" o:ole="">
                  <v:imagedata r:id="rId237" o:title=""/>
                </v:shape>
                <o:OLEObject Type="Embed" ProgID="" ShapeID="ole_rId236" DrawAspect="Content" ObjectID="_1666100855" r:id="rId236"/>
              </w:object>
            </w:r>
          </w:p>
          <w:p>
            <w:pPr>
              <w:pStyle w:val="Normal"/>
              <w:jc w:val="left"/>
              <w:rPr>
                <w:bCs/>
                <w:lang w:val="vi-VN"/>
              </w:rPr>
            </w:pPr>
            <w:r>
              <w:rPr>
                <w:bCs/>
                <w:lang w:val="vi-VN"/>
              </w:rPr>
              <w:tab/>
              <w:t xml:space="preserve">+ Các muối cacbonat không tan bị phân hủy ở nhiệt độ cao </w:t>
            </w:r>
          </w:p>
          <w:p>
            <w:pPr>
              <w:pStyle w:val="Normal"/>
              <w:ind w:firstLine="720" w:right="0"/>
              <w:jc w:val="left"/>
              <w:rPr/>
            </w:pPr>
            <w:r>
              <w:rPr>
                <w:bCs/>
                <w:lang w:val="vi-VN"/>
              </w:rPr>
              <w:t>cho oxit tương ứng và CO</w:t>
            </w:r>
            <w:r>
              <w:rPr>
                <w:bCs/>
                <w:vertAlign w:val="subscript"/>
                <w:lang w:val="vi-VN"/>
              </w:rPr>
              <w:t>2</w:t>
            </w:r>
            <w:r>
              <w:rPr>
                <w:bCs/>
                <w:lang w:val="vi-VN"/>
              </w:rPr>
              <w:t>.</w:t>
            </w:r>
          </w:p>
          <w:p>
            <w:pPr>
              <w:pStyle w:val="Normal"/>
              <w:ind w:firstLine="720" w:right="0"/>
              <w:jc w:val="left"/>
              <w:rPr>
                <w:bCs/>
                <w:lang w:val="vi-VN"/>
              </w:rPr>
            </w:pPr>
            <w:r>
              <w:rPr>
                <w:rFonts w:eastAsia="Times New Roman"/>
                <w:bCs/>
                <w:lang w:val="vi-VN"/>
              </w:rPr>
              <w:t xml:space="preserve">    </w:t>
            </w:r>
            <w:r>
              <w:rPr>
                <w:bCs/>
                <w:lang w:val="vi-VN"/>
              </w:rPr>
              <w:t>Nhiệt phân muối FeCO</w:t>
            </w:r>
            <w:r>
              <w:rPr>
                <w:bCs/>
                <w:vertAlign w:val="subscript"/>
                <w:lang w:val="vi-VN"/>
              </w:rPr>
              <w:t>3</w:t>
            </w:r>
            <w:r>
              <w:rPr>
                <w:bCs/>
                <w:lang w:val="vi-VN"/>
              </w:rPr>
              <w:t xml:space="preserve"> khi có mặt oxi thu được Fe</w:t>
            </w:r>
            <w:r>
              <w:rPr>
                <w:bCs/>
                <w:vertAlign w:val="subscript"/>
                <w:lang w:val="vi-VN"/>
              </w:rPr>
              <w:t>2</w:t>
            </w:r>
            <w:r>
              <w:rPr>
                <w:bCs/>
                <w:lang w:val="vi-VN"/>
              </w:rPr>
              <w:t>O</w:t>
            </w:r>
            <w:r>
              <w:rPr>
                <w:bCs/>
                <w:vertAlign w:val="subscript"/>
                <w:lang w:val="vi-VN"/>
              </w:rPr>
              <w:t>3</w:t>
            </w:r>
            <w:r>
              <w:rPr>
                <w:bCs/>
                <w:lang w:val="vi-VN"/>
              </w:rPr>
              <w:t>:</w:t>
            </w:r>
          </w:p>
          <w:p>
            <w:pPr>
              <w:pStyle w:val="Normal"/>
              <w:ind w:firstLine="720" w:right="0"/>
              <w:jc w:val="left"/>
              <w:rPr/>
            </w:pPr>
            <w:r>
              <w:rPr>
                <w:rFonts w:cs="Cambria Math" w:ascii="Cambria Math" w:hAnsi="Cambria Math"/>
                <w:bCs/>
                <w:lang w:val="vi-VN"/>
              </w:rPr>
              <w:tab/>
            </w:r>
            <w:r>
              <w:rPr/>
              <w:object w:dxaOrig="2799" w:dyaOrig="420">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139.95pt;height:21pt" filled="f" o:ole="">
                  <v:imagedata r:id="rId239" o:title=""/>
                </v:shape>
                <o:OLEObject Type="Embed" ProgID="" ShapeID="ole_rId238" DrawAspect="Content" ObjectID="_185030574" r:id="rId238"/>
              </w:object>
            </w:r>
            <w:r>
              <w:rPr>
                <w:bCs/>
                <w:lang w:val="vi-VN"/>
              </w:rPr>
              <w:t>4CO</w:t>
            </w:r>
            <w:r>
              <w:rPr>
                <w:bCs/>
                <w:vertAlign w:val="subscript"/>
                <w:lang w:val="vi-VN"/>
              </w:rPr>
              <w:t>2</w:t>
            </w:r>
            <w:r>
              <w:rPr>
                <w:bCs/>
                <w:lang w:val="vi-VN"/>
              </w:rPr>
              <w:t>↑</w:t>
            </w:r>
          </w:p>
          <w:p>
            <w:pPr>
              <w:pStyle w:val="Normal"/>
              <w:rPr>
                <w:b/>
                <w:bCs/>
                <w:lang w:val="vi-VN"/>
              </w:rPr>
            </w:pPr>
            <w:r>
              <w:rPr>
                <w:rFonts w:eastAsia="Times New Roman"/>
                <w:b/>
                <w:bCs/>
                <w:lang w:val="vi-VN"/>
              </w:rPr>
              <w:t xml:space="preserve"> </w:t>
            </w:r>
            <w:r>
              <w:rPr>
                <w:b/>
                <w:bCs/>
                <w:lang w:val="vi-VN"/>
              </w:rPr>
              <w:t>(5)  Các muối giàu oxi và kém bền nhiệt</w:t>
            </w:r>
          </w:p>
          <w:p>
            <w:pPr>
              <w:pStyle w:val="Normal"/>
              <w:rPr>
                <w:b/>
                <w:bCs/>
                <w:lang w:val="vi-VN"/>
              </w:rPr>
            </w:pPr>
            <w:r>
              <w:rPr>
                <w:rFonts w:eastAsia="Times New Roman"/>
                <w:b/>
                <w:bCs/>
                <w:lang w:val="vi-VN"/>
              </w:rPr>
              <w:t xml:space="preserve">       </w:t>
            </w:r>
            <w:r>
              <w:rPr>
                <w:rFonts w:eastAsia="Times New Roman"/>
                <w:bCs/>
                <w:lang w:val="vi-VN"/>
              </w:rPr>
              <w:t xml:space="preserve"> </w:t>
            </w:r>
            <w:r>
              <w:rPr>
                <w:b/>
                <w:bCs/>
                <w:lang w:val="vi-VN"/>
              </w:rPr>
              <w:t>Ví dụ:</w:t>
            </w:r>
            <w:r>
              <w:rPr>
                <w:bCs/>
                <w:lang w:val="vi-VN"/>
              </w:rPr>
              <w:t xml:space="preserve">  </w:t>
            </w:r>
            <w:r>
              <w:rPr/>
              <w:object w:dxaOrig="2500" w:dyaOrig="42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125pt;height:21pt" filled="f" o:ole="">
                  <v:imagedata r:id="rId241" o:title=""/>
                </v:shape>
                <o:OLEObject Type="Embed" ProgID="" ShapeID="ole_rId240" DrawAspect="Content" ObjectID="_416756119" r:id="rId240"/>
              </w:object>
            </w:r>
          </w:p>
          <w:p>
            <w:pPr>
              <w:pStyle w:val="Normal"/>
              <w:rPr>
                <w:b/>
                <w:bCs/>
                <w:lang w:val="vi-VN"/>
              </w:rPr>
            </w:pPr>
            <w:r>
              <w:rPr>
                <w:b/>
                <w:bCs/>
                <w:lang w:val="vi-VN"/>
              </w:rPr>
              <w:t>(6)  Viết sai các phản ứng nhiệt phân</w:t>
            </w:r>
          </w:p>
          <w:p>
            <w:pPr>
              <w:pStyle w:val="Normal"/>
              <w:rPr/>
            </w:pPr>
            <w:r>
              <w:rPr>
                <w:rFonts w:eastAsia="Times New Roman"/>
                <w:b/>
                <w:bCs/>
                <w:lang w:val="vi-VN"/>
              </w:rPr>
              <w:t xml:space="preserve">      </w:t>
            </w:r>
            <w:r>
              <w:rPr>
                <w:bCs/>
                <w:lang w:val="vi-VN"/>
              </w:rPr>
              <w:t>Thường viết sai sản phẩm của phản ứng nhiệt phân kém đốt cháy:</w:t>
            </w:r>
          </w:p>
          <w:p>
            <w:pPr>
              <w:pStyle w:val="Normal"/>
              <w:rPr>
                <w:bCs/>
                <w:lang w:val="vi-VN"/>
              </w:rPr>
            </w:pPr>
            <w:r>
              <w:rPr>
                <w:bCs/>
                <w:lang w:val="vi-VN"/>
              </w:rPr>
              <w:tab/>
              <w:tab/>
            </w:r>
            <w:r>
              <w:rPr/>
              <w:object w:dxaOrig="3300" w:dyaOrig="88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65pt;height:44pt" filled="f" o:ole="">
                  <v:imagedata r:id="rId243" o:title=""/>
                </v:shape>
                <o:OLEObject Type="Embed" ProgID="" ShapeID="ole_rId242" DrawAspect="Content" ObjectID="_1289241878" r:id="rId242"/>
              </w:object>
            </w:r>
          </w:p>
          <w:p>
            <w:pPr>
              <w:pStyle w:val="Normal"/>
              <w:rPr>
                <w:b/>
                <w:color w:val="0000FF"/>
                <w:lang w:val="vi-VN"/>
              </w:rPr>
            </w:pPr>
            <w:r>
              <w:rPr>
                <w:b/>
                <w:bCs/>
                <w:lang w:val="vi-VN"/>
              </w:rPr>
              <w:t>(7)  Quên cân bằng phản ứng</w:t>
            </w:r>
          </w:p>
          <w:p>
            <w:pPr>
              <w:pStyle w:val="Normal"/>
              <w:rPr>
                <w:color w:val="000000"/>
                <w:lang w:val="vi-VN"/>
              </w:rPr>
            </w:pPr>
            <w:r>
              <w:rPr>
                <w:rFonts w:eastAsia="Times New Roman"/>
                <w:color w:val="000000"/>
                <w:lang w:val="vi-VN"/>
              </w:rPr>
              <w:t xml:space="preserve">       </w:t>
            </w:r>
            <w:r>
              <w:rPr>
                <w:b/>
                <w:color w:val="000000"/>
                <w:lang w:val="vi-VN"/>
              </w:rPr>
              <w:t>Ví dụ:</w:t>
            </w:r>
            <w:r>
              <w:rPr>
                <w:color w:val="000000"/>
                <w:lang w:val="vi-VN"/>
              </w:rPr>
              <w:t xml:space="preserve"> </w:t>
            </w:r>
            <w:r>
              <w:rPr/>
              <w:object w:dxaOrig="3320" w:dyaOrig="42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166pt;height:21pt" filled="f" o:ole="">
                  <v:imagedata r:id="rId245" o:title=""/>
                </v:shape>
                <o:OLEObject Type="Embed" ProgID="" ShapeID="ole_rId244" DrawAspect="Content" ObjectID="_864573715" r:id="rId244"/>
              </w:object>
            </w:r>
          </w:p>
        </w:tc>
      </w:tr>
    </w:tbl>
    <w:p>
      <w:pPr>
        <w:pStyle w:val="Normal"/>
        <w:rPr>
          <w:lang w:val="vi-VN"/>
        </w:rPr>
      </w:pPr>
      <w:r>
        <w:rPr>
          <w:b/>
          <w:color w:val="FF0000"/>
          <w:lang w:val="vi-VN"/>
        </w:rPr>
        <w:t xml:space="preserve">Ví dụ: </w:t>
      </w:r>
      <w:r>
        <w:rPr>
          <w:lang w:val="vi-VN"/>
        </w:rPr>
        <w:t>Cho dãy muối: KmnO</w:t>
      </w:r>
      <w:r>
        <w:rPr>
          <w:vertAlign w:val="subscript"/>
          <w:lang w:val="vi-VN"/>
        </w:rPr>
        <w:t>4</w:t>
      </w:r>
      <w:r>
        <w:rPr>
          <w:lang w:val="vi-VN"/>
        </w:rPr>
        <w:t>, NaNO</w:t>
      </w:r>
      <w:r>
        <w:rPr>
          <w:vertAlign w:val="subscript"/>
          <w:lang w:val="vi-VN"/>
        </w:rPr>
        <w:t>3</w:t>
      </w:r>
      <w:r>
        <w:rPr>
          <w:lang w:val="vi-VN"/>
        </w:rPr>
        <w:t>, Cu(NO</w:t>
      </w:r>
      <w:r>
        <w:rPr>
          <w:vertAlign w:val="subscript"/>
          <w:lang w:val="vi-VN"/>
        </w:rPr>
        <w:t>3</w:t>
      </w:r>
      <w:r>
        <w:rPr>
          <w:lang w:val="vi-VN"/>
        </w:rPr>
        <w:t>)</w:t>
      </w:r>
      <w:r>
        <w:rPr>
          <w:vertAlign w:val="subscript"/>
          <w:lang w:val="vi-VN"/>
        </w:rPr>
        <w:t>2</w:t>
      </w:r>
      <w:r>
        <w:rPr>
          <w:lang w:val="vi-VN"/>
        </w:rPr>
        <w:t>, AgNO</w:t>
      </w:r>
      <w:r>
        <w:rPr>
          <w:vertAlign w:val="subscript"/>
          <w:lang w:val="vi-VN"/>
        </w:rPr>
        <w:t>3</w:t>
      </w:r>
      <w:r>
        <w:rPr>
          <w:lang w:val="vi-VN"/>
        </w:rPr>
        <w:t>, CaCO</w:t>
      </w:r>
      <w:r>
        <w:rPr>
          <w:vertAlign w:val="subscript"/>
          <w:lang w:val="vi-VN"/>
        </w:rPr>
        <w:t>3</w:t>
      </w:r>
      <w:r>
        <w:rPr>
          <w:lang w:val="vi-VN"/>
        </w:rPr>
        <w:t>, KclO</w:t>
      </w:r>
      <w:r>
        <w:rPr>
          <w:vertAlign w:val="subscript"/>
          <w:lang w:val="vi-VN"/>
        </w:rPr>
        <w:t>3</w:t>
      </w:r>
      <w:r>
        <w:rPr>
          <w:lang w:val="vi-VN"/>
        </w:rPr>
        <w:t>. Số muối trong dãy khi bị nhiệt phân tạo ra số mol khí nhỏ hơn số mol muối phản ứng là:</w:t>
      </w:r>
    </w:p>
    <w:p>
      <w:pPr>
        <w:pStyle w:val="Normal"/>
        <w:tabs>
          <w:tab w:val="clear" w:pos="720"/>
          <w:tab w:val="left" w:pos="284" w:leader="none"/>
          <w:tab w:val="left" w:pos="2552" w:leader="none"/>
          <w:tab w:val="left" w:pos="4820" w:leader="none"/>
          <w:tab w:val="left" w:pos="7088" w:leader="none"/>
        </w:tabs>
        <w:ind w:right="-329"/>
        <w:rPr>
          <w:lang w:val="vi-VN"/>
        </w:rPr>
      </w:pPr>
      <w:r>
        <w:rPr>
          <w:b/>
          <w:color w:val="0000FF"/>
          <w:lang w:val="vi-VN"/>
        </w:rPr>
        <w:t>A.</w:t>
      </w:r>
      <w:r>
        <w:rPr>
          <w:lang w:val="vi-VN"/>
        </w:rPr>
        <w:t xml:space="preserve"> 2.</w:t>
        <w:tab/>
      </w:r>
      <w:r>
        <w:rPr>
          <w:b/>
          <w:color w:val="0000FF"/>
          <w:lang w:val="vi-VN"/>
        </w:rPr>
        <w:t>B.</w:t>
      </w:r>
      <w:r>
        <w:rPr>
          <w:lang w:val="vi-VN"/>
        </w:rPr>
        <w:t xml:space="preserve"> 3.</w:t>
        <w:tab/>
      </w:r>
      <w:r>
        <w:rPr>
          <w:b/>
          <w:color w:val="0000FF"/>
          <w:lang w:val="vi-VN"/>
        </w:rPr>
        <w:t>C.</w:t>
      </w:r>
      <w:r>
        <w:rPr>
          <w:lang w:val="vi-VN"/>
        </w:rPr>
        <w:t xml:space="preserve"> 4.</w:t>
        <w:tab/>
      </w:r>
      <w:r>
        <w:rPr>
          <w:b/>
          <w:color w:val="0000FF"/>
          <w:lang w:val="vi-VN"/>
        </w:rPr>
        <w:t>D.</w:t>
      </w:r>
      <w:r>
        <w:rPr>
          <w:lang w:val="vi-VN"/>
        </w:rPr>
        <w:t xml:space="preserve"> 1.</w:t>
      </w:r>
    </w:p>
    <w:p>
      <w:pPr>
        <w:pStyle w:val="Normal"/>
        <w:rPr>
          <w:b/>
          <w:color w:val="FF0000"/>
          <w:lang w:val="vi-VN"/>
        </w:rPr>
      </w:pPr>
      <w:r>
        <w:rPr>
          <w:b/>
          <w:color w:val="FF0000"/>
          <w:lang w:val="vi-VN"/>
        </w:rPr>
      </w:r>
    </w:p>
    <w:p>
      <w:pPr>
        <w:pStyle w:val="Normal"/>
        <w:rPr>
          <w:b/>
          <w:color w:val="FF0000"/>
          <w:lang w:val="vi-VN"/>
        </w:rPr>
      </w:pPr>
      <w:r>
        <w:rPr>
          <w:b/>
          <w:color w:val="FF0000"/>
          <w:lang w:val="vi-VN"/>
        </w:rPr>
      </w:r>
    </w:p>
    <w:p>
      <w:pPr>
        <w:pStyle w:val="Normal"/>
        <w:rPr>
          <w:b/>
          <w:color w:val="FF0000"/>
          <w:lang w:val="vi-VN"/>
        </w:rPr>
      </w:pPr>
      <w:r>
        <w:rPr>
          <w:b/>
          <w:color w:val="FF0000"/>
          <w:lang w:val="vi-VN"/>
        </w:rPr>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tabs>
          <w:tab w:val="clear" w:pos="720"/>
          <w:tab w:val="left" w:pos="284" w:leader="none"/>
          <w:tab w:val="left" w:pos="2552" w:leader="none"/>
          <w:tab w:val="left" w:pos="4820" w:leader="none"/>
          <w:tab w:val="left" w:pos="7088" w:leader="none"/>
        </w:tabs>
        <w:ind w:right="-329"/>
        <w:jc w:val="left"/>
        <w:rPr>
          <w:lang w:val="vi-VN"/>
        </w:rPr>
      </w:pPr>
      <w:r>
        <w:rPr>
          <w:lang w:val="vi-VN"/>
        </w:rPr>
        <w:t>Đây là dạng câu hỏi lí thuyết kiểm tra các em về độ bền nhiệt phân các muối vô cơ,. Các phương trình phản ứng:</w:t>
      </w:r>
    </w:p>
    <w:p>
      <w:pPr>
        <w:pStyle w:val="Normal"/>
        <w:tabs>
          <w:tab w:val="clear" w:pos="720"/>
          <w:tab w:val="left" w:pos="284" w:leader="none"/>
          <w:tab w:val="left" w:pos="2552" w:leader="none"/>
          <w:tab w:val="left" w:pos="4820" w:leader="none"/>
          <w:tab w:val="left" w:pos="7088" w:leader="none"/>
        </w:tabs>
        <w:ind w:right="-329"/>
        <w:jc w:val="left"/>
        <w:rPr/>
      </w:pPr>
      <w:r>
        <w:rPr/>
        <w:object w:dxaOrig="6740" w:dyaOrig="264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337pt;height:132pt" filled="f" o:ole="">
            <v:imagedata r:id="rId247" o:title=""/>
          </v:shape>
          <o:OLEObject Type="Embed" ProgID="" ShapeID="ole_rId246" DrawAspect="Content" ObjectID="_209761330" r:id="rId246"/>
        </w:object>
      </w:r>
    </w:p>
    <w:p>
      <w:pPr>
        <w:pStyle w:val="Normal"/>
        <w:tabs>
          <w:tab w:val="clear" w:pos="720"/>
          <w:tab w:val="left" w:pos="284" w:leader="none"/>
          <w:tab w:val="left" w:pos="2552" w:leader="none"/>
          <w:tab w:val="left" w:pos="4820" w:leader="none"/>
          <w:tab w:val="left" w:pos="7088" w:leader="none"/>
        </w:tabs>
        <w:ind w:right="-329"/>
        <w:jc w:val="left"/>
        <w:rPr>
          <w:lang w:val="vi-VN"/>
        </w:rPr>
      </w:pPr>
      <w:r>
        <w:rPr/>
        <w:object w:dxaOrig="3400" w:dyaOrig="32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170pt;height:16pt" filled="f" o:ole="">
            <v:imagedata r:id="rId249" o:title=""/>
          </v:shape>
          <o:OLEObject Type="Embed" ProgID="" ShapeID="ole_rId248" DrawAspect="Content" ObjectID="_2036737018" r:id="rId248"/>
        </w:object>
      </w:r>
    </w:p>
    <w:p>
      <w:pPr>
        <w:pStyle w:val="Normal"/>
        <w:tabs>
          <w:tab w:val="clear" w:pos="720"/>
          <w:tab w:val="left" w:pos="284" w:leader="none"/>
          <w:tab w:val="left" w:pos="2552" w:leader="none"/>
          <w:tab w:val="left" w:pos="4820" w:leader="none"/>
          <w:tab w:val="left" w:pos="7088" w:leader="none"/>
        </w:tabs>
        <w:ind w:right="-329"/>
        <w:jc w:val="left"/>
        <w:rPr/>
      </w:pPr>
      <w:r>
        <w:rPr>
          <w:lang w:val="vi-VN"/>
        </w:rPr>
        <w:t>→</w:t>
      </w:r>
      <w:r>
        <w:rPr>
          <w:rFonts w:eastAsia="Times New Roman"/>
          <w:b/>
          <w:lang w:val="vi-VN"/>
        </w:rPr>
        <w:t xml:space="preserve"> </w:t>
      </w:r>
      <w:r>
        <w:rPr>
          <w:b/>
          <w:lang w:val="vi-VN"/>
        </w:rPr>
        <w:t>Đáp án A.</w:t>
      </w:r>
    </w:p>
    <w:p>
      <w:pPr>
        <w:pStyle w:val="Normal"/>
        <w:jc w:val="center"/>
        <w:rPr/>
      </w:pPr>
      <w:r>
        <w:rPr>
          <w:b/>
          <w:color w:val="00B050"/>
          <w:lang w:val="vi-VN"/>
        </w:rPr>
        <w:t>L</w:t>
      </w:r>
      <w:r>
        <w:rPr/>
        <w:t>ỗi sai</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rPr>
                <w:color w:val="000000"/>
                <w:vertAlign w:val="subscript"/>
                <w:lang w:val="vi-VN"/>
              </w:rPr>
            </w:pPr>
            <w:r>
              <w:rPr>
                <w:b/>
                <w:color w:val="000000"/>
                <w:lang w:val="vi-VN"/>
              </w:rPr>
              <w:t xml:space="preserve">(1)  </w:t>
            </w:r>
            <w:r>
              <w:rPr>
                <w:color w:val="000000"/>
                <w:lang w:val="vi-VN"/>
              </w:rPr>
              <w:t>Không cân bằng phản ứng  (1): Không đặt hệ số 2 cho KmnO</w:t>
            </w:r>
            <w:r>
              <w:rPr>
                <w:color w:val="000000"/>
                <w:vertAlign w:val="subscript"/>
                <w:lang w:val="vi-VN"/>
              </w:rPr>
              <w:t>4</w:t>
            </w:r>
          </w:p>
          <w:p>
            <w:pPr>
              <w:pStyle w:val="Normal"/>
              <w:tabs>
                <w:tab w:val="clear" w:pos="720"/>
                <w:tab w:val="left" w:pos="284" w:leader="none"/>
                <w:tab w:val="left" w:pos="2552" w:leader="none"/>
                <w:tab w:val="left" w:pos="4820" w:leader="none"/>
                <w:tab w:val="left" w:pos="7088" w:leader="none"/>
              </w:tabs>
              <w:ind w:right="-329"/>
              <w:jc w:val="left"/>
              <w:rPr/>
            </w:pPr>
            <w:r>
              <w:rPr>
                <w:rFonts w:eastAsia="Times New Roman"/>
                <w:color w:val="000000"/>
                <w:lang w:val="vi-VN"/>
              </w:rPr>
              <w:t xml:space="preserve">       </w:t>
            </w:r>
            <w:r>
              <w:rPr>
                <w:lang w:val="vi-VN"/>
              </w:rPr>
              <w:t>→</w:t>
            </w:r>
            <w:r>
              <w:rPr>
                <w:rFonts w:eastAsia="Times New Roman"/>
                <w:b/>
                <w:lang w:val="vi-VN"/>
              </w:rPr>
              <w:t xml:space="preserve"> </w:t>
            </w:r>
            <w:r>
              <w:rPr>
                <w:b/>
                <w:lang w:val="vi-VN"/>
              </w:rPr>
              <w:t>Chọn D.</w:t>
            </w:r>
          </w:p>
          <w:p>
            <w:pPr>
              <w:pStyle w:val="Normal"/>
              <w:jc w:val="left"/>
              <w:rPr>
                <w:color w:val="000000"/>
                <w:lang w:val="vi-VN"/>
              </w:rPr>
            </w:pPr>
            <w:r>
              <w:rPr>
                <w:b/>
                <w:color w:val="000000"/>
                <w:lang w:val="vi-VN"/>
              </w:rPr>
              <w:t xml:space="preserve">(2)  </w:t>
            </w:r>
            <w:r>
              <w:rPr>
                <w:color w:val="000000"/>
                <w:lang w:val="vi-VN"/>
              </w:rPr>
              <w:t>Không đặt hệ số 3 vào O</w:t>
            </w:r>
            <w:r>
              <w:rPr>
                <w:color w:val="000000"/>
                <w:vertAlign w:val="subscript"/>
                <w:lang w:val="vi-VN"/>
              </w:rPr>
              <w:t>2</w:t>
            </w:r>
            <w:r>
              <w:rPr>
                <w:color w:val="000000"/>
                <w:lang w:val="vi-VN"/>
              </w:rPr>
              <w:t xml:space="preserve"> cho phương trình (6) </w:t>
            </w:r>
            <w:r>
              <w:rPr>
                <w:lang w:val="vi-VN"/>
              </w:rPr>
              <w:t>→</w:t>
            </w:r>
            <w:r>
              <w:rPr>
                <w:b/>
                <w:lang w:val="vi-VN"/>
              </w:rPr>
              <w:t xml:space="preserve"> Chọn B.</w:t>
            </w:r>
          </w:p>
          <w:p>
            <w:pPr>
              <w:pStyle w:val="Normal"/>
              <w:jc w:val="left"/>
              <w:rPr>
                <w:b/>
                <w:color w:val="000000"/>
                <w:lang w:val="vi-VN"/>
              </w:rPr>
            </w:pPr>
            <w:r>
              <w:rPr>
                <w:b/>
                <w:color w:val="000000"/>
                <w:lang w:val="vi-VN"/>
              </w:rPr>
              <w:t xml:space="preserve">(3)  </w:t>
            </w:r>
            <w:r>
              <w:rPr>
                <w:color w:val="000000"/>
                <w:lang w:val="vi-VN"/>
              </w:rPr>
              <w:t xml:space="preserve">Trả lời nhầm số phản ứng tạo số mol khí lớn hơn số muối phản ứng </w:t>
            </w:r>
            <w:r>
              <w:rPr>
                <w:lang w:val="vi-VN"/>
              </w:rPr>
              <w:t>→</w:t>
            </w:r>
            <w:r>
              <w:rPr>
                <w:b/>
                <w:lang w:val="vi-VN"/>
              </w:rPr>
              <w:t xml:space="preserve"> Chọn C.</w:t>
            </w:r>
          </w:p>
        </w:tc>
      </w:tr>
    </w:tbl>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17:</w:t>
      </w:r>
      <w:r>
        <w:rPr>
          <w:lang w:val="vi-VN"/>
        </w:rPr>
        <w:t xml:space="preserve"> Nhiệt phân hỗn hợp X gồm KMnO</w:t>
      </w:r>
      <w:r>
        <w:rPr>
          <w:vertAlign w:val="subscript"/>
          <w:lang w:val="vi-VN"/>
        </w:rPr>
        <w:t>4</w:t>
      </w:r>
      <w:r>
        <w:rPr>
          <w:lang w:val="vi-VN"/>
        </w:rPr>
        <w:t xml:space="preserve"> và KClO</w:t>
      </w:r>
      <w:r>
        <w:rPr>
          <w:vertAlign w:val="subscript"/>
          <w:lang w:val="vi-VN"/>
        </w:rPr>
        <w:t>3</w:t>
      </w:r>
      <w:r>
        <w:rPr>
          <w:lang w:val="vi-VN"/>
        </w:rPr>
        <w:t xml:space="preserve"> thu được khí O</w:t>
      </w:r>
      <w:r>
        <w:rPr>
          <w:vertAlign w:val="subscript"/>
          <w:lang w:val="vi-VN"/>
        </w:rPr>
        <w:t>2</w:t>
      </w:r>
      <w:r>
        <w:rPr>
          <w:lang w:val="vi-VN"/>
        </w:rPr>
        <w:t xml:space="preserve"> và 5,82 gam chất rắn</w:t>
      </w:r>
    </w:p>
    <w:p>
      <w:pPr>
        <w:pStyle w:val="Normal"/>
        <w:rPr/>
      </w:pPr>
      <w:r>
        <w:rPr>
          <w:rFonts w:eastAsia="Times New Roman"/>
          <w:lang w:val="vi-VN"/>
        </w:rPr>
        <w:t xml:space="preserve">     </w:t>
      </w:r>
      <w:r>
        <w:rPr>
          <w:lang w:val="vi-VN"/>
        </w:rPr>
        <w:t>gồm K</w:t>
      </w:r>
      <w:r>
        <w:rPr>
          <w:vertAlign w:val="subscript"/>
          <w:lang w:val="vi-VN"/>
        </w:rPr>
        <w:t>2</w:t>
      </w:r>
      <w:r>
        <w:rPr>
          <w:lang w:val="vi-VN"/>
        </w:rPr>
        <w:t>MnO</w:t>
      </w:r>
      <w:r>
        <w:rPr>
          <w:vertAlign w:val="subscript"/>
          <w:lang w:val="vi-VN"/>
        </w:rPr>
        <w:t>4</w:t>
      </w:r>
      <w:r>
        <w:rPr>
          <w:lang w:val="vi-VN"/>
        </w:rPr>
        <w:t>, MnO</w:t>
      </w:r>
      <w:r>
        <w:rPr>
          <w:vertAlign w:val="subscript"/>
          <w:lang w:val="vi-VN"/>
        </w:rPr>
        <w:t>2</w:t>
      </w:r>
      <w:r>
        <w:rPr>
          <w:lang w:val="vi-VN"/>
        </w:rPr>
        <w:t xml:space="preserve"> và KCl. Cho toàn bộ O</w:t>
      </w:r>
      <w:r>
        <w:rPr>
          <w:vertAlign w:val="subscript"/>
          <w:lang w:val="vi-VN"/>
        </w:rPr>
        <w:t>2</w:t>
      </w:r>
      <w:r>
        <w:rPr>
          <w:lang w:val="vi-VN"/>
        </w:rPr>
        <w:t xml:space="preserve"> tạo thành tác dụng hết với cacbon nóng </w:t>
      </w:r>
    </w:p>
    <w:p>
      <w:pPr>
        <w:pStyle w:val="Normal"/>
        <w:rPr/>
      </w:pPr>
      <w:r>
        <w:rPr>
          <w:rFonts w:eastAsia="Times New Roman"/>
          <w:lang w:val="vi-VN"/>
        </w:rPr>
        <w:t xml:space="preserve">     </w:t>
      </w:r>
      <w:r>
        <w:rPr>
          <w:lang w:val="vi-VN"/>
        </w:rPr>
        <w:t>đỏ, thu được 2,24 lít hỗn hợp khí Y (dktc) có tỉ số khối so với H</w:t>
      </w:r>
      <w:r>
        <w:rPr>
          <w:vertAlign w:val="subscript"/>
          <w:lang w:val="vi-VN"/>
        </w:rPr>
        <w:t>2</w:t>
      </w:r>
      <w:r>
        <w:rPr>
          <w:lang w:val="vi-VN"/>
        </w:rPr>
        <w:t xml:space="preserve"> bằng 17,2. Phần trăm </w:t>
      </w:r>
    </w:p>
    <w:p>
      <w:pPr>
        <w:pStyle w:val="Normal"/>
        <w:rPr>
          <w:lang w:val="vi-VN"/>
        </w:rPr>
      </w:pPr>
      <w:r>
        <w:rPr>
          <w:rFonts w:eastAsia="Times New Roman"/>
          <w:lang w:val="vi-VN"/>
        </w:rPr>
        <w:t xml:space="preserve">     </w:t>
      </w:r>
      <w:r>
        <w:rPr>
          <w:lang w:val="vi-VN"/>
        </w:rPr>
        <w:t>khối lượng KMnO</w:t>
      </w:r>
      <w:r>
        <w:rPr>
          <w:vertAlign w:val="subscript"/>
          <w:lang w:val="vi-VN"/>
        </w:rPr>
        <w:t>4</w:t>
      </w:r>
      <w:r>
        <w:rPr>
          <w:lang w:val="vi-VN"/>
        </w:rPr>
        <w:t xml:space="preserve"> trong X gần nhất với giá trị nào sau đây?</w:t>
      </w:r>
    </w:p>
    <w:p>
      <w:pPr>
        <w:pStyle w:val="Normal"/>
        <w:tabs>
          <w:tab w:val="clear" w:pos="720"/>
          <w:tab w:val="left" w:pos="284" w:leader="none"/>
          <w:tab w:val="left" w:pos="2552" w:leader="none"/>
          <w:tab w:val="left" w:pos="4820" w:leader="none"/>
          <w:tab w:val="left" w:pos="7088" w:leader="none"/>
        </w:tabs>
        <w:ind w:right="-329"/>
        <w:rPr>
          <w:lang w:val="vi-VN"/>
        </w:rPr>
      </w:pPr>
      <w:r>
        <w:rPr>
          <w:rFonts w:eastAsia="Times New Roman"/>
          <w:lang w:val="vi-VN"/>
        </w:rPr>
        <w:t xml:space="preserve"> </w:t>
      </w:r>
      <w:r>
        <w:rPr>
          <w:lang w:val="vi-VN"/>
        </w:rPr>
        <w:tab/>
      </w:r>
      <w:r>
        <w:rPr>
          <w:b/>
          <w:color w:val="0000FF"/>
          <w:lang w:val="vi-VN"/>
        </w:rPr>
        <w:t>A.</w:t>
      </w:r>
      <w:r>
        <w:rPr>
          <w:lang w:val="vi-VN"/>
        </w:rPr>
        <w:t xml:space="preserve"> 58,8%</w:t>
        <w:tab/>
      </w:r>
      <w:r>
        <w:rPr>
          <w:b/>
          <w:color w:val="0000FF"/>
          <w:lang w:val="vi-VN"/>
        </w:rPr>
        <w:t>B.</w:t>
      </w:r>
      <w:r>
        <w:rPr>
          <w:lang w:val="vi-VN"/>
        </w:rPr>
        <w:t xml:space="preserve"> 39,2%.</w:t>
        <w:tab/>
      </w:r>
      <w:r>
        <w:rPr>
          <w:b/>
          <w:color w:val="0000FF"/>
          <w:lang w:val="vi-VN"/>
        </w:rPr>
        <w:t>C.</w:t>
      </w:r>
      <w:r>
        <w:rPr>
          <w:lang w:val="vi-VN"/>
        </w:rPr>
        <w:t xml:space="preserve"> 20,0%.</w:t>
        <w:tab/>
      </w:r>
      <w:r>
        <w:rPr>
          <w:b/>
          <w:color w:val="0000FF"/>
          <w:lang w:val="vi-VN"/>
        </w:rPr>
        <w:t>D.</w:t>
      </w:r>
      <w:r>
        <w:rPr>
          <w:lang w:val="vi-VN"/>
        </w:rPr>
        <w:t xml:space="preserve"> 78,4%.</w:t>
      </w:r>
    </w:p>
    <w:p>
      <w:pPr>
        <w:pStyle w:val="Normal"/>
        <w:rPr>
          <w:lang w:val="vi-VN"/>
        </w:rPr>
      </w:pPr>
      <w:r>
        <w:rPr>
          <w:b/>
          <w:color w:val="FF0000"/>
          <w:lang w:val="vi-VN"/>
        </w:rPr>
        <w:t>Câu 18:</w:t>
      </w:r>
      <w:r>
        <w:rPr>
          <w:lang w:val="vi-VN"/>
        </w:rPr>
        <w:t xml:space="preserve"> Nhiệt phân hoàn toàn 7,8 gam hỗn hợp gồm KNO</w:t>
      </w:r>
      <w:r>
        <w:rPr>
          <w:vertAlign w:val="subscript"/>
          <w:lang w:val="vi-VN"/>
        </w:rPr>
        <w:t>3</w:t>
      </w:r>
      <w:r>
        <w:rPr>
          <w:lang w:val="vi-VN"/>
        </w:rPr>
        <w:t xml:space="preserve"> và Cu(NO</w:t>
      </w:r>
      <w:r>
        <w:rPr>
          <w:vertAlign w:val="subscript"/>
          <w:lang w:val="vi-VN"/>
        </w:rPr>
        <w:t>3</w:t>
      </w:r>
      <w:r>
        <w:rPr>
          <w:lang w:val="vi-VN"/>
        </w:rPr>
        <w:t>)</w:t>
      </w:r>
      <w:r>
        <w:rPr>
          <w:vertAlign w:val="subscript"/>
          <w:lang w:val="vi-VN"/>
        </w:rPr>
        <w:t>2</w:t>
      </w:r>
      <w:r>
        <w:rPr>
          <w:lang w:val="vi-VN"/>
        </w:rPr>
        <w:t>, thu được V lít hỗn</w:t>
      </w:r>
    </w:p>
    <w:p>
      <w:pPr>
        <w:pStyle w:val="Normal"/>
        <w:rPr>
          <w:lang w:val="vi-VN"/>
        </w:rPr>
      </w:pPr>
      <w:r>
        <w:rPr>
          <w:rFonts w:eastAsia="Times New Roman"/>
          <w:lang w:val="vi-VN"/>
        </w:rPr>
        <w:t xml:space="preserve">      </w:t>
      </w:r>
      <w:r>
        <w:rPr>
          <w:lang w:val="vi-VN"/>
        </w:rPr>
        <w:t>hợp khí Y (dktc). Tỉ khối của Y so với H</w:t>
      </w:r>
      <w:r>
        <w:rPr>
          <w:vertAlign w:val="subscript"/>
          <w:lang w:val="vi-VN"/>
        </w:rPr>
        <w:t>2</w:t>
      </w:r>
      <w:r>
        <w:rPr>
          <w:lang w:val="vi-VN"/>
        </w:rPr>
        <w:t xml:space="preserve"> bằng 20. Giá trị của V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1,344.</w:t>
        <w:tab/>
      </w:r>
      <w:r>
        <w:rPr>
          <w:b/>
          <w:color w:val="0000FF"/>
          <w:lang w:val="vi-VN"/>
        </w:rPr>
        <w:t>B.</w:t>
      </w:r>
      <w:r>
        <w:rPr>
          <w:lang w:val="vi-VN"/>
        </w:rPr>
        <w:t xml:space="preserve"> 2,128.</w:t>
        <w:tab/>
      </w:r>
      <w:r>
        <w:rPr>
          <w:b/>
          <w:color w:val="0000FF"/>
          <w:lang w:val="vi-VN"/>
        </w:rPr>
        <w:t>C.</w:t>
      </w:r>
      <w:r>
        <w:rPr>
          <w:lang w:val="vi-VN"/>
        </w:rPr>
        <w:t xml:space="preserve"> 1,568.</w:t>
        <w:tab/>
      </w:r>
      <w:r>
        <w:rPr>
          <w:b/>
          <w:color w:val="0000FF"/>
          <w:lang w:val="vi-VN"/>
        </w:rPr>
        <w:t>D.</w:t>
      </w:r>
      <w:r>
        <w:rPr>
          <w:lang w:val="vi-VN"/>
        </w:rPr>
        <w:t xml:space="preserve"> 2,576.</w:t>
      </w:r>
    </w:p>
    <w:p>
      <w:pPr>
        <w:pStyle w:val="Normal"/>
        <w:rPr>
          <w:b/>
          <w:color w:val="0000FF"/>
          <w:lang w:val="fr-FR"/>
        </w:rPr>
      </w:pPr>
      <w:r>
        <w:rPr>
          <w:b/>
          <w:color w:val="0000FF"/>
          <w:lang w:val="vi-VN"/>
        </w:rPr>
        <w:t xml:space="preserve">9. LỖI SAI 09: LIÊN KẾT </w:t>
      </w:r>
      <w:r>
        <w:rPr>
          <w:b/>
          <w:color w:val="0000FF"/>
          <w:lang w:val="fr-FR"/>
        </w:rPr>
        <w:t>ϭ</w:t>
      </w:r>
      <w:r>
        <w:rPr>
          <w:b/>
          <w:color w:val="0000FF"/>
          <w:lang w:val="vi-VN"/>
        </w:rPr>
        <w:t xml:space="preserve">, </w:t>
      </w:r>
      <w:r>
        <w:rPr>
          <w:b/>
          <w:color w:val="0000FF"/>
          <w:lang w:val="fr-FR"/>
        </w:rPr>
        <w:t>π</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Lý thuyết</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b/>
                <w:color w:val="000000"/>
                <w:lang w:val="vi-VN"/>
              </w:rPr>
            </w:pPr>
            <w:r>
              <w:rPr>
                <w:b/>
                <w:color w:val="000000"/>
                <w:lang w:val="vi-VN"/>
              </w:rPr>
              <w:t>Nhầm lẫn giữa các khái niệm :</w:t>
            </w:r>
          </w:p>
          <w:p>
            <w:pPr>
              <w:pStyle w:val="Normal"/>
              <w:ind w:firstLine="720" w:right="0"/>
              <w:rPr/>
            </w:pPr>
            <w:r>
              <w:rPr>
                <w:color w:val="000000"/>
                <w:lang w:val="vi-VN"/>
              </w:rPr>
              <w:t xml:space="preserve">a. Liên kết đơn là liên kết </w:t>
            </w:r>
            <w:r>
              <w:rPr>
                <w:color w:val="000000"/>
                <w:lang w:val="fr-FR"/>
              </w:rPr>
              <w:t>ϭ</w:t>
            </w:r>
            <w:r>
              <w:rPr>
                <w:color w:val="000000"/>
                <w:lang w:val="vi-VN"/>
              </w:rPr>
              <w:t xml:space="preserve"> (xích ma)</w:t>
            </w:r>
          </w:p>
          <w:p>
            <w:pPr>
              <w:pStyle w:val="Normal"/>
              <w:ind w:firstLine="720" w:right="0"/>
              <w:rPr>
                <w:color w:val="000000"/>
                <w:lang w:val="vi-VN"/>
              </w:rPr>
            </w:pPr>
            <w:r>
              <w:rPr>
                <w:color w:val="000000"/>
                <w:lang w:val="vi-VN"/>
              </w:rPr>
              <w:tab/>
              <w:t xml:space="preserve">+ Liên kết </w:t>
            </w:r>
            <w:r>
              <w:rPr>
                <w:color w:val="000000"/>
                <w:lang w:val="fr-FR"/>
              </w:rPr>
              <w:t>ϭ</w:t>
            </w:r>
            <w:r>
              <w:rPr>
                <w:color w:val="000000"/>
                <w:lang w:val="vi-VN"/>
              </w:rPr>
              <w:t xml:space="preserve"> giữa </w:t>
            </w:r>
            <w:r>
              <w:rPr>
                <w:color w:val="000000"/>
                <w:lang w:val="fr-FR"/>
              </w:rPr>
              <w:object w:dxaOrig="460" w:dyaOrig="26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23pt;height:13pt" filled="f" o:ole="">
                  <v:imagedata r:id="rId251" o:title=""/>
                </v:shape>
                <o:OLEObject Type="Embed" ProgID="" ShapeID="ole_rId250" DrawAspect="Content" ObjectID="_701795642" r:id="rId250"/>
              </w:object>
            </w:r>
          </w:p>
          <w:p>
            <w:pPr>
              <w:pStyle w:val="Normal"/>
              <w:ind w:firstLine="720" w:right="0"/>
              <w:rPr>
                <w:color w:val="000000"/>
                <w:lang w:val="vi-VN"/>
              </w:rPr>
            </w:pPr>
            <w:r>
              <w:rPr>
                <w:color w:val="000000"/>
                <w:lang w:val="vi-VN"/>
              </w:rPr>
              <w:tab/>
              <w:t xml:space="preserve">+ Liên kế </w:t>
            </w:r>
            <w:r>
              <w:rPr>
                <w:color w:val="000000"/>
                <w:lang w:val="fr-FR"/>
              </w:rPr>
              <w:t>ϭ</w:t>
            </w:r>
            <w:r>
              <w:rPr>
                <w:color w:val="000000"/>
                <w:lang w:val="vi-VN"/>
              </w:rPr>
              <w:t xml:space="preserve"> giữa </w:t>
            </w:r>
            <w:r>
              <w:rPr>
                <w:color w:val="000000"/>
                <w:lang w:val="fr-FR"/>
              </w:rPr>
              <w:object w:dxaOrig="480" w:dyaOrig="26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24pt;height:13pt" filled="f" o:ole="">
                  <v:imagedata r:id="rId253" o:title=""/>
                </v:shape>
                <o:OLEObject Type="Embed" ProgID="" ShapeID="ole_rId252" DrawAspect="Content" ObjectID="_1105283440" r:id="rId252"/>
              </w:object>
            </w:r>
          </w:p>
          <w:p>
            <w:pPr>
              <w:pStyle w:val="Normal"/>
              <w:ind w:firstLine="720" w:right="0"/>
              <w:rPr/>
            </w:pPr>
            <w:r>
              <w:rPr>
                <w:color w:val="000000"/>
                <w:lang w:val="vi-VN"/>
              </w:rPr>
              <w:t xml:space="preserve">b. Liên kết đôi = 1liên kết </w:t>
            </w:r>
            <w:r>
              <w:rPr>
                <w:color w:val="000000"/>
                <w:lang w:val="fr-FR"/>
              </w:rPr>
              <w:t>ϭ</w:t>
            </w:r>
            <w:r>
              <w:rPr>
                <w:color w:val="000000"/>
                <w:lang w:val="vi-VN"/>
              </w:rPr>
              <w:t xml:space="preserve"> + 1 liên kết </w:t>
            </w:r>
            <w:r>
              <w:rPr>
                <w:rFonts w:cs="Cambria Math" w:ascii="Cambria Math" w:hAnsi="Cambria Math"/>
                <w:color w:val="000000"/>
                <w:lang w:val="fr-FR"/>
              </w:rPr>
              <w:t>π</w:t>
            </w:r>
            <w:r>
              <w:rPr>
                <w:rFonts w:cs="Cambria Math" w:ascii="Cambria Math" w:hAnsi="Cambria Math"/>
                <w:color w:val="000000"/>
                <w:lang w:val="vi-VN"/>
              </w:rPr>
              <w:t xml:space="preserve"> (pi)</w:t>
            </w:r>
          </w:p>
          <w:p>
            <w:pPr>
              <w:pStyle w:val="Normal"/>
              <w:ind w:firstLine="720" w:right="0"/>
              <w:rPr/>
            </w:pPr>
            <w:r>
              <w:rPr>
                <w:rFonts w:cs="Cambria Math" w:ascii="Cambria Math" w:hAnsi="Cambria Math"/>
                <w:color w:val="000000"/>
                <w:lang w:val="vi-VN"/>
              </w:rPr>
              <w:t xml:space="preserve">c. Liên kết ba = </w:t>
            </w:r>
            <w:r>
              <w:rPr>
                <w:color w:val="000000"/>
                <w:lang w:val="vi-VN"/>
              </w:rPr>
              <w:t xml:space="preserve">1liên kết </w:t>
            </w:r>
            <w:r>
              <w:rPr>
                <w:color w:val="000000"/>
                <w:lang w:val="fr-FR"/>
              </w:rPr>
              <w:t>ϭ</w:t>
            </w:r>
            <w:r>
              <w:rPr>
                <w:color w:val="000000"/>
                <w:lang w:val="vi-VN"/>
              </w:rPr>
              <w:t xml:space="preserve"> + 2 liên kết </w:t>
            </w:r>
            <w:r>
              <w:rPr>
                <w:rFonts w:cs="Cambria Math" w:ascii="Cambria Math" w:hAnsi="Cambria Math"/>
                <w:color w:val="000000"/>
                <w:lang w:val="fr-FR"/>
              </w:rPr>
              <w:t>π</w:t>
            </w:r>
            <w:r>
              <w:rPr>
                <w:rFonts w:cs="Cambria Math" w:ascii="Cambria Math" w:hAnsi="Cambria Math"/>
                <w:color w:val="000000"/>
                <w:lang w:val="vi-VN"/>
              </w:rPr>
              <w:t xml:space="preserve"> (pi)</w:t>
            </w:r>
          </w:p>
          <w:p>
            <w:pPr>
              <w:pStyle w:val="Normal"/>
              <w:ind w:firstLine="720" w:right="0"/>
              <w:rPr/>
            </w:pPr>
            <w:r>
              <w:rPr>
                <w:rFonts w:cs="Cambria Math" w:ascii="Cambria Math" w:hAnsi="Cambria Math"/>
                <w:color w:val="000000"/>
              </w:rPr>
              <w:t xml:space="preserve">d. Độ không no và liên kết </w:t>
            </w:r>
            <w:r>
              <w:rPr>
                <w:rFonts w:cs="Cambria Math" w:ascii="Cambria Math" w:hAnsi="Cambria Math"/>
                <w:color w:val="000000"/>
                <w:lang w:val="fr-FR"/>
              </w:rPr>
              <w:t>π</w:t>
            </w:r>
            <w:r>
              <w:rPr>
                <w:rFonts w:cs="Cambria Math" w:ascii="Cambria Math" w:hAnsi="Cambria Math"/>
                <w:color w:val="000000"/>
              </w:rPr>
              <w:t> :</w:t>
            </w:r>
          </w:p>
          <w:p>
            <w:pPr>
              <w:pStyle w:val="Normal"/>
              <w:ind w:firstLine="720" w:right="0"/>
              <w:rPr>
                <w:rFonts w:ascii="Cambria Math" w:hAnsi="Cambria Math" w:cs="Cambria Math"/>
                <w:color w:val="000000"/>
              </w:rPr>
            </w:pPr>
            <w:r>
              <w:rPr>
                <w:rFonts w:cs="Cambria Math" w:ascii="Cambria Math" w:hAnsi="Cambria Math"/>
                <w:color w:val="000000"/>
              </w:rPr>
              <w:tab/>
              <w:t>+ Hợp chất: C</w:t>
            </w:r>
            <w:r>
              <w:rPr>
                <w:rFonts w:cs="Cambria Math" w:ascii="Cambria Math" w:hAnsi="Cambria Math"/>
                <w:color w:val="000000"/>
                <w:vertAlign w:val="subscript"/>
              </w:rPr>
              <w:t>x</w:t>
            </w:r>
            <w:r>
              <w:rPr>
                <w:rFonts w:cs="Cambria Math" w:ascii="Cambria Math" w:hAnsi="Cambria Math"/>
                <w:color w:val="000000"/>
              </w:rPr>
              <w:t>H</w:t>
            </w:r>
            <w:r>
              <w:rPr>
                <w:rFonts w:cs="Cambria Math" w:ascii="Cambria Math" w:hAnsi="Cambria Math"/>
                <w:color w:val="000000"/>
                <w:vertAlign w:val="subscript"/>
              </w:rPr>
              <w:t>y</w:t>
            </w:r>
            <w:r>
              <w:rPr>
                <w:rFonts w:cs="Cambria Math" w:ascii="Cambria Math" w:hAnsi="Cambria Math"/>
                <w:color w:val="000000"/>
              </w:rPr>
              <w:t>O</w:t>
            </w:r>
            <w:r>
              <w:rPr>
                <w:rFonts w:cs="Cambria Math" w:ascii="Cambria Math" w:hAnsi="Cambria Math"/>
                <w:color w:val="000000"/>
                <w:vertAlign w:val="subscript"/>
              </w:rPr>
              <w:t>z</w:t>
            </w:r>
            <w:r>
              <w:rPr>
                <w:rFonts w:cs="Cambria Math" w:ascii="Cambria Math" w:hAnsi="Cambria Math"/>
                <w:color w:val="000000"/>
              </w:rPr>
              <w:t>N</w:t>
            </w:r>
            <w:r>
              <w:rPr>
                <w:rFonts w:cs="Cambria Math" w:ascii="Cambria Math" w:hAnsi="Cambria Math"/>
                <w:color w:val="000000"/>
                <w:vertAlign w:val="subscript"/>
              </w:rPr>
              <w:t>t</w:t>
            </w:r>
            <w:r>
              <w:rPr>
                <w:rFonts w:cs="Cambria Math" w:ascii="Cambria Math" w:hAnsi="Cambria Math"/>
                <w:color w:val="000000"/>
              </w:rPr>
              <w:t>: Độ không no (k)=</w:t>
            </w:r>
            <w:r>
              <w:rPr>
                <w:rFonts w:cs="Cambria Math" w:ascii="Cambria Math" w:hAnsi="Cambria Math"/>
                <w:color w:val="000000"/>
              </w:rPr>
              <w:object w:dxaOrig="999" w:dyaOrig="62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49.95pt;height:31pt" filled="f" o:ole="">
                  <v:imagedata r:id="rId255" o:title=""/>
                </v:shape>
                <o:OLEObject Type="Embed" ProgID="" ShapeID="ole_rId254" DrawAspect="Content" ObjectID="_1056700011" r:id="rId254"/>
              </w:object>
            </w:r>
          </w:p>
          <w:p>
            <w:pPr>
              <w:pStyle w:val="Normal"/>
              <w:ind w:firstLine="720" w:right="0"/>
              <w:rPr>
                <w:rFonts w:ascii="Cambria Math" w:hAnsi="Cambria Math" w:cs="Cambria Math"/>
                <w:color w:val="000000"/>
              </w:rPr>
            </w:pPr>
            <w:r>
              <w:rPr>
                <w:rFonts w:cs="Cambria Math" w:ascii="Cambria Math" w:hAnsi="Cambria Math"/>
                <w:color w:val="000000"/>
              </w:rPr>
              <w:tab/>
              <w:t xml:space="preserve">+ Độ không no = số liên kết </w:t>
            </w:r>
            <w:r>
              <w:rPr>
                <w:rFonts w:cs="Cambria Math" w:ascii="Cambria Math" w:hAnsi="Cambria Math"/>
                <w:color w:val="000000"/>
                <w:lang w:val="fr-FR"/>
              </w:rPr>
              <w:t>π</w:t>
            </w:r>
            <w:r>
              <w:rPr>
                <w:rFonts w:cs="Cambria Math" w:ascii="Cambria Math" w:hAnsi="Cambria Math"/>
                <w:color w:val="000000"/>
              </w:rPr>
              <w:t xml:space="preserve"> + số vòng</w:t>
            </w:r>
          </w:p>
          <w:p>
            <w:pPr>
              <w:pStyle w:val="Normal"/>
              <w:rPr>
                <w:rFonts w:ascii="Cambria Math" w:hAnsi="Cambria Math" w:cs="Cambria Math"/>
                <w:color w:val="000000"/>
              </w:rPr>
            </w:pPr>
            <w:r>
              <w:rPr>
                <w:rFonts w:cs="Cambria Math" w:ascii="Cambria Math" w:hAnsi="Cambria Math"/>
                <w:color w:val="000000"/>
              </w:rPr>
            </w:r>
          </w:p>
        </w:tc>
      </w:tr>
    </w:tbl>
    <w:p>
      <w:pPr>
        <w:pStyle w:val="Normal"/>
        <w:rPr>
          <w:lang w:val="vi-VN"/>
        </w:rPr>
      </w:pPr>
      <w:r>
        <w:rPr>
          <w:b/>
          <w:color w:val="FF0000"/>
          <w:lang w:val="vi-VN"/>
        </w:rPr>
        <w:t xml:space="preserve">Ví dụ: </w:t>
      </w:r>
      <w:r>
        <w:rPr>
          <w:lang w:val="vi-VN"/>
        </w:rPr>
        <w:t>Chất nào sau đây trong phân tử chỉ có liên kết đơn?</w:t>
      </w:r>
    </w:p>
    <w:p>
      <w:pPr>
        <w:pStyle w:val="Normal"/>
        <w:tabs>
          <w:tab w:val="clear" w:pos="720"/>
          <w:tab w:val="left" w:pos="284" w:leader="none"/>
          <w:tab w:val="left" w:pos="2552" w:leader="none"/>
          <w:tab w:val="left" w:pos="4820" w:leader="none"/>
          <w:tab w:val="left" w:pos="7088" w:leader="none"/>
        </w:tabs>
        <w:ind w:right="-329"/>
        <w:rPr/>
      </w:pPr>
      <w:r>
        <w:rPr>
          <w:b/>
          <w:color w:val="0000FF"/>
        </w:rPr>
        <w:t>A.</w:t>
      </w:r>
      <w:r>
        <w:rPr/>
        <w:t xml:space="preserve"> </w:t>
      </w:r>
      <w:r>
        <w:rPr>
          <w:lang w:val="vi-VN"/>
        </w:rPr>
        <w:t>Vinyl axetilen.</w:t>
      </w:r>
      <w:r>
        <w:rPr/>
        <w:tab/>
        <w:tab/>
      </w:r>
      <w:r>
        <w:rPr>
          <w:b/>
          <w:color w:val="0000FF"/>
        </w:rPr>
        <w:t>B.</w:t>
      </w:r>
      <w:r>
        <w:rPr/>
        <w:t xml:space="preserve"> </w:t>
      </w:r>
      <w:r>
        <w:rPr>
          <w:lang w:val="vi-VN"/>
        </w:rPr>
        <w:t>Etilen.</w:t>
      </w:r>
      <w:r>
        <w:rPr/>
        <w:tab/>
      </w:r>
    </w:p>
    <w:p>
      <w:pPr>
        <w:pStyle w:val="Normal"/>
        <w:tabs>
          <w:tab w:val="clear" w:pos="720"/>
          <w:tab w:val="left" w:pos="284" w:leader="none"/>
          <w:tab w:val="left" w:pos="2552" w:leader="none"/>
          <w:tab w:val="left" w:pos="4820" w:leader="none"/>
          <w:tab w:val="left" w:pos="7088" w:leader="none"/>
        </w:tabs>
        <w:ind w:right="-329"/>
        <w:rPr>
          <w:lang w:val="vi-VN"/>
        </w:rPr>
      </w:pPr>
      <w:r>
        <w:rPr>
          <w:b/>
          <w:color w:val="0000FF"/>
        </w:rPr>
        <w:t>C.</w:t>
      </w:r>
      <w:r>
        <w:rPr/>
        <w:t xml:space="preserve"> </w:t>
      </w:r>
      <w:r>
        <w:rPr>
          <w:lang w:val="vi-VN"/>
        </w:rPr>
        <w:t>Anđenhit axetic.</w:t>
      </w:r>
      <w:r>
        <w:rPr/>
        <w:tab/>
        <w:tab/>
      </w:r>
      <w:r>
        <w:rPr>
          <w:b/>
          <w:color w:val="0000FF"/>
        </w:rPr>
        <w:t>D.</w:t>
      </w:r>
      <w:r>
        <w:rPr/>
        <w:t xml:space="preserve"> </w:t>
      </w:r>
      <w:r>
        <w:rPr>
          <w:lang w:val="vi-VN"/>
        </w:rPr>
        <w:t>Ancol etylic.</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rPr>
          <w:lang w:val="vi-VN"/>
        </w:rPr>
      </w:pPr>
      <w:r>
        <w:rPr/>
        <w:object w:dxaOrig="3379" w:dyaOrig="36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168.95pt;height:18pt" filled="f" o:ole="">
            <v:imagedata r:id="rId257" o:title=""/>
          </v:shape>
          <o:OLEObject Type="Embed" ProgID="" ShapeID="ole_rId256" DrawAspect="Content" ObjectID="_1011850413" r:id="rId256"/>
        </w:object>
      </w:r>
      <w:r>
        <w:rPr>
          <w:lang w:val="vi-VN"/>
        </w:rPr>
        <w:tab/>
        <w:tab/>
        <w:tab/>
      </w:r>
      <w:r>
        <w:rPr/>
        <w:object w:dxaOrig="2280" w:dyaOrig="38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114pt;height:19pt" filled="f" o:ole="">
            <v:imagedata r:id="rId259" o:title=""/>
          </v:shape>
          <o:OLEObject Type="Embed" ProgID="" ShapeID="ole_rId258" DrawAspect="Content" ObjectID="_569863822" r:id="rId258"/>
        </w:object>
      </w:r>
    </w:p>
    <w:p>
      <w:pPr>
        <w:pStyle w:val="Normal"/>
        <w:rPr>
          <w:lang w:val="vi-VN"/>
        </w:rPr>
      </w:pPr>
      <w:r>
        <w:rPr/>
        <w:object w:dxaOrig="2780" w:dyaOrig="84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139pt;height:42pt" filled="f" o:ole="">
            <v:imagedata r:id="rId261" o:title=""/>
          </v:shape>
          <o:OLEObject Type="Embed" ProgID="" ShapeID="ole_rId260" DrawAspect="Content" ObjectID="_928030284" r:id="rId260"/>
        </w:object>
      </w:r>
      <w:r>
        <w:rPr>
          <w:lang w:val="vi-VN"/>
        </w:rPr>
        <w:tab/>
        <w:tab/>
        <w:tab/>
        <w:tab/>
      </w:r>
      <w:r>
        <w:rPr/>
        <w:object w:dxaOrig="3140" w:dyaOrig="380">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157pt;height:19pt" filled="f" o:ole="">
            <v:imagedata r:id="rId263" o:title=""/>
          </v:shape>
          <o:OLEObject Type="Embed" ProgID="" ShapeID="ole_rId262" DrawAspect="Content" ObjectID="_579810516" r:id="rId262"/>
        </w:object>
      </w:r>
    </w:p>
    <w:p>
      <w:pPr>
        <w:pStyle w:val="Normal"/>
        <w:rPr/>
      </w:pPr>
      <w:r>
        <w:rPr>
          <w:lang w:val="vi-VN"/>
        </w:rPr>
        <w:t>→</w:t>
      </w:r>
      <w:r>
        <w:rPr>
          <w:rFonts w:eastAsia="Times New Roman"/>
          <w:b/>
          <w:lang w:val="vi-VN"/>
        </w:rPr>
        <w:t xml:space="preserve"> </w:t>
      </w:r>
      <w:r>
        <w:rPr>
          <w:b/>
          <w:lang w:val="vi-VN"/>
        </w:rPr>
        <w:t>Đáp án D</w:t>
      </w:r>
    </w:p>
    <w:p>
      <w:pPr>
        <w:pStyle w:val="Normal"/>
        <w:jc w:val="center"/>
        <w:rPr/>
      </w:pPr>
      <w:r>
        <w:rPr>
          <w:b/>
          <w:color w:val="00B050"/>
          <w:lang w:val="vi-VN"/>
        </w:rPr>
        <w:t>L</w:t>
      </w:r>
      <w:r>
        <w:rPr/>
        <w:t>ỗi sai</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rPr>
                <w:b/>
                <w:lang w:val="vi-VN"/>
              </w:rPr>
            </w:pPr>
            <w:r>
              <w:rPr>
                <w:b/>
                <w:color w:val="000000"/>
                <w:lang w:val="vi-VN"/>
              </w:rPr>
              <w:t xml:space="preserve">(i)  </w:t>
            </w:r>
            <w:r>
              <w:rPr>
                <w:color w:val="000000"/>
                <w:lang w:val="vi-VN"/>
              </w:rPr>
              <w:t xml:space="preserve">Cho rằng trong hidrocacbon đều chứa liên kết đơn </w:t>
            </w:r>
            <w:r>
              <w:rPr>
                <w:lang w:val="vi-VN"/>
              </w:rPr>
              <w:t>→</w:t>
            </w:r>
            <w:r>
              <w:rPr>
                <w:b/>
                <w:lang w:val="vi-VN"/>
              </w:rPr>
              <w:t xml:space="preserve"> Chọn A hoặc B.</w:t>
            </w:r>
          </w:p>
          <w:p>
            <w:pPr>
              <w:pStyle w:val="Normal"/>
              <w:jc w:val="left"/>
              <w:rPr>
                <w:color w:val="000000"/>
                <w:lang w:val="vi-VN"/>
              </w:rPr>
            </w:pPr>
            <w:r>
              <w:rPr>
                <w:b/>
                <w:color w:val="000000"/>
                <w:lang w:val="vi-VN"/>
              </w:rPr>
              <w:t xml:space="preserve">(ii)  </w:t>
            </w:r>
            <w:r>
              <w:rPr>
                <w:color w:val="000000"/>
                <w:lang w:val="vi-VN"/>
              </w:rPr>
              <w:t>Viết công thức của anđehit axetic: CH</w:t>
            </w:r>
            <w:r>
              <w:rPr>
                <w:color w:val="000000"/>
                <w:vertAlign w:val="subscript"/>
                <w:lang w:val="vi-VN"/>
              </w:rPr>
              <w:t>3</w:t>
            </w:r>
            <w:r>
              <w:rPr>
                <w:color w:val="000000"/>
                <w:lang w:val="vi-VN"/>
              </w:rPr>
              <w:t xml:space="preserve">CHO </w:t>
            </w:r>
            <w:r>
              <w:rPr>
                <w:lang w:val="vi-VN"/>
              </w:rPr>
              <w:t xml:space="preserve">→ chỉ chứa liên kết đơn </w:t>
            </w:r>
            <w:r>
              <w:rPr>
                <w:b/>
                <w:lang w:val="vi-VN"/>
              </w:rPr>
              <w:t>Chọn C.</w:t>
            </w:r>
          </w:p>
        </w:tc>
      </w:tr>
    </w:tbl>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19:</w:t>
      </w:r>
      <w:r>
        <w:rPr>
          <w:lang w:val="vi-VN"/>
        </w:rPr>
        <w:t xml:space="preserve"> Số liên kết ϭ có trong mỗi phân tử: etilen; axetilen; buta -1,3-đien lần lượt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fr-FR"/>
        </w:rPr>
        <w:t>A.</w:t>
      </w:r>
      <w:r>
        <w:rPr>
          <w:lang w:val="fr-FR"/>
        </w:rPr>
        <w:t xml:space="preserve"> </w:t>
      </w:r>
      <w:r>
        <w:rPr>
          <w:lang w:val="vi-VN"/>
        </w:rPr>
        <w:t>5; 3; 9.</w:t>
      </w:r>
      <w:r>
        <w:rPr>
          <w:lang w:val="fr-FR"/>
        </w:rPr>
        <w:tab/>
      </w:r>
      <w:r>
        <w:rPr>
          <w:b/>
          <w:color w:val="0000FF"/>
          <w:lang w:val="fr-FR"/>
        </w:rPr>
        <w:t>B.</w:t>
      </w:r>
      <w:r>
        <w:rPr>
          <w:lang w:val="fr-FR"/>
        </w:rPr>
        <w:t xml:space="preserve"> </w:t>
      </w:r>
      <w:r>
        <w:rPr>
          <w:lang w:val="vi-VN"/>
        </w:rPr>
        <w:t>4; 3; 6.</w:t>
      </w:r>
      <w:r>
        <w:rPr>
          <w:lang w:val="fr-FR"/>
        </w:rPr>
        <w:tab/>
      </w:r>
      <w:r>
        <w:rPr>
          <w:b/>
          <w:color w:val="0000FF"/>
          <w:lang w:val="fr-FR"/>
        </w:rPr>
        <w:t>C.</w:t>
      </w:r>
      <w:r>
        <w:rPr>
          <w:lang w:val="fr-FR"/>
        </w:rPr>
        <w:t xml:space="preserve"> </w:t>
      </w:r>
      <w:r>
        <w:rPr>
          <w:lang w:val="vi-VN"/>
        </w:rPr>
        <w:t>3; 5; 9.</w:t>
      </w:r>
      <w:r>
        <w:rPr>
          <w:lang w:val="fr-FR"/>
        </w:rPr>
        <w:tab/>
      </w:r>
      <w:r>
        <w:rPr>
          <w:b/>
          <w:color w:val="0000FF"/>
          <w:lang w:val="fr-FR"/>
        </w:rPr>
        <w:t>D.</w:t>
      </w:r>
      <w:r>
        <w:rPr>
          <w:lang w:val="fr-FR"/>
        </w:rPr>
        <w:t xml:space="preserve"> </w:t>
      </w:r>
      <w:r>
        <w:rPr>
          <w:lang w:val="vi-VN"/>
        </w:rPr>
        <w:t>4; 2; 6.</w:t>
      </w:r>
    </w:p>
    <w:p>
      <w:pPr>
        <w:pStyle w:val="Normal"/>
        <w:rPr>
          <w:lang w:val="vi-VN"/>
        </w:rPr>
      </w:pPr>
      <w:r>
        <w:rPr>
          <w:b/>
          <w:color w:val="FF0000"/>
          <w:lang w:val="vi-VN"/>
        </w:rPr>
        <w:t>Câu 20:</w:t>
      </w:r>
      <w:r>
        <w:rPr>
          <w:lang w:val="vi-VN"/>
        </w:rPr>
        <w:t xml:space="preserve"> Số đồng phân cấu tạo của C</w:t>
      </w:r>
      <w:r>
        <w:rPr>
          <w:vertAlign w:val="subscript"/>
          <w:lang w:val="vi-VN"/>
        </w:rPr>
        <w:t>5</w:t>
      </w:r>
      <w:r>
        <w:rPr>
          <w:lang w:val="vi-VN"/>
        </w:rPr>
        <w:t>H</w:t>
      </w:r>
      <w:r>
        <w:rPr>
          <w:vertAlign w:val="subscript"/>
          <w:lang w:val="vi-VN"/>
        </w:rPr>
        <w:t>10</w:t>
      </w:r>
      <w:r>
        <w:rPr>
          <w:lang w:val="vi-VN"/>
        </w:rPr>
        <w:t xml:space="preserve"> phản ứng được với dung dịch brom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fr-FR"/>
        </w:rPr>
        <w:t>A.</w:t>
      </w:r>
      <w:r>
        <w:rPr>
          <w:lang w:val="fr-FR"/>
        </w:rPr>
        <w:t xml:space="preserve"> </w:t>
      </w:r>
      <w:r>
        <w:rPr>
          <w:lang w:val="vi-VN"/>
        </w:rPr>
        <w:t>8.</w:t>
      </w:r>
      <w:r>
        <w:rPr>
          <w:lang w:val="fr-FR"/>
        </w:rPr>
        <w:tab/>
      </w:r>
      <w:r>
        <w:rPr>
          <w:b/>
          <w:color w:val="0000FF"/>
          <w:lang w:val="fr-FR"/>
        </w:rPr>
        <w:t>B.</w:t>
      </w:r>
      <w:r>
        <w:rPr>
          <w:lang w:val="fr-FR"/>
        </w:rPr>
        <w:t xml:space="preserve"> </w:t>
      </w:r>
      <w:r>
        <w:rPr>
          <w:lang w:val="vi-VN"/>
        </w:rPr>
        <w:t>7.</w:t>
      </w:r>
      <w:r>
        <w:rPr>
          <w:lang w:val="fr-FR"/>
        </w:rPr>
        <w:tab/>
      </w:r>
      <w:r>
        <w:rPr>
          <w:b/>
          <w:color w:val="0000FF"/>
          <w:lang w:val="fr-FR"/>
        </w:rPr>
        <w:t>C.</w:t>
      </w:r>
      <w:r>
        <w:rPr>
          <w:lang w:val="fr-FR"/>
        </w:rPr>
        <w:t xml:space="preserve"> </w:t>
      </w:r>
      <w:r>
        <w:rPr>
          <w:lang w:val="vi-VN"/>
        </w:rPr>
        <w:t>9.</w:t>
      </w:r>
      <w:r>
        <w:rPr>
          <w:lang w:val="fr-FR"/>
        </w:rPr>
        <w:tab/>
      </w:r>
      <w:r>
        <w:rPr>
          <w:b/>
          <w:color w:val="0000FF"/>
          <w:lang w:val="fr-FR"/>
        </w:rPr>
        <w:t>D.</w:t>
      </w:r>
      <w:r>
        <w:rPr>
          <w:lang w:val="fr-FR"/>
        </w:rPr>
        <w:t xml:space="preserve"> </w:t>
      </w:r>
      <w:r>
        <w:rPr>
          <w:lang w:val="vi-VN"/>
        </w:rPr>
        <w:t>5..</w:t>
      </w:r>
    </w:p>
    <w:p>
      <w:pPr>
        <w:pStyle w:val="Normal"/>
        <w:rPr>
          <w:lang w:val="vi-VN"/>
        </w:rPr>
      </w:pPr>
      <w:r>
        <w:rPr>
          <w:b/>
          <w:color w:val="FF0000"/>
          <w:lang w:val="vi-VN"/>
        </w:rPr>
        <w:t>Câu 21:</w:t>
      </w:r>
      <w:r>
        <w:rPr>
          <w:lang w:val="vi-VN"/>
        </w:rPr>
        <w:t xml:space="preserve"> X là hợp chất hữu cơ vòng và có độ không no bằng 1. Đốt cháy hoàn toàn 0,01 mol</w:t>
      </w:r>
    </w:p>
    <w:p>
      <w:pPr>
        <w:pStyle w:val="Normal"/>
        <w:rPr>
          <w:lang w:val="vi-VN"/>
        </w:rPr>
      </w:pPr>
      <w:r>
        <w:rPr>
          <w:lang w:val="vi-VN"/>
        </w:rPr>
        <w:t>X thu được 0,06 mol CO</w:t>
      </w:r>
      <w:r>
        <w:rPr>
          <w:vertAlign w:val="subscript"/>
          <w:lang w:val="vi-VN"/>
        </w:rPr>
        <w:t>2</w:t>
      </w:r>
      <w:r>
        <w:rPr>
          <w:lang w:val="vi-VN"/>
        </w:rPr>
        <w:t>. Biết X phản ứng được với H</w:t>
      </w:r>
      <w:r>
        <w:rPr>
          <w:vertAlign w:val="subscript"/>
          <w:lang w:val="vi-VN"/>
        </w:rPr>
        <w:t>2</w:t>
      </w:r>
      <w:r>
        <w:rPr>
          <w:lang w:val="vi-VN"/>
        </w:rPr>
        <w:t>/Ni. Số công thức cấu tạo của X phù hợp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6.</w:t>
        <w:tab/>
      </w:r>
      <w:r>
        <w:rPr>
          <w:b/>
          <w:color w:val="0000FF"/>
          <w:lang w:val="vi-VN"/>
        </w:rPr>
        <w:t>B.</w:t>
      </w:r>
      <w:r>
        <w:rPr>
          <w:lang w:val="vi-VN"/>
        </w:rPr>
        <w:t xml:space="preserve"> 11.</w:t>
        <w:tab/>
      </w:r>
      <w:r>
        <w:rPr>
          <w:b/>
          <w:color w:val="0000FF"/>
          <w:lang w:val="vi-VN"/>
        </w:rPr>
        <w:t>C.</w:t>
      </w:r>
      <w:r>
        <w:rPr>
          <w:lang w:val="vi-VN"/>
        </w:rPr>
        <w:t xml:space="preserve"> 12.</w:t>
        <w:tab/>
      </w:r>
      <w:r>
        <w:rPr>
          <w:b/>
          <w:color w:val="0000FF"/>
          <w:lang w:val="vi-VN"/>
        </w:rPr>
        <w:t>D.</w:t>
      </w:r>
      <w:r>
        <w:rPr>
          <w:lang w:val="vi-VN"/>
        </w:rPr>
        <w:t xml:space="preserve"> 10.</w:t>
      </w:r>
    </w:p>
    <w:p>
      <w:pPr>
        <w:pStyle w:val="Normal"/>
        <w:rPr>
          <w:b/>
          <w:color w:val="0000FF"/>
          <w:lang w:val="vi-VN"/>
        </w:rPr>
      </w:pPr>
      <w:r>
        <w:rPr>
          <w:b/>
          <w:color w:val="0000FF"/>
          <w:lang w:val="vi-VN"/>
        </w:rPr>
        <w:t>10. LỖI SAI 10: TRUNG BÌNH</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Lý thuyết</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i/>
                <w:i/>
                <w:lang w:val="vi-VN"/>
              </w:rPr>
            </w:pPr>
            <w:r>
              <w:rPr>
                <w:i/>
                <w:lang w:val="vi-VN"/>
              </w:rPr>
              <w:t>a. Quên cách tính số nguyên tử C, H trung bình trong hợp chất hữu cơ :</w:t>
            </w:r>
          </w:p>
          <w:p>
            <w:pPr>
              <w:pStyle w:val="Normal"/>
              <w:rPr/>
            </w:pPr>
            <w:r>
              <w:rPr>
                <w:rFonts w:eastAsia="Times New Roman"/>
                <w:lang w:val="vi-VN"/>
              </w:rPr>
              <w:t xml:space="preserve">      </w:t>
            </w:r>
            <w:r>
              <w:rPr>
                <w:lang w:val="vi-VN"/>
              </w:rPr>
              <w:t xml:space="preserve">Số nguyên tử : </w:t>
            </w:r>
            <w:r>
              <w:rPr/>
              <w:object w:dxaOrig="5960" w:dyaOrig="42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298pt;height:21pt" filled="f" o:ole="">
                  <v:imagedata r:id="rId265" o:title=""/>
                </v:shape>
                <o:OLEObject Type="Embed" ProgID="" ShapeID="ole_rId264" DrawAspect="Content" ObjectID="_800182936" r:id="rId264"/>
              </w:object>
            </w:r>
            <w:r>
              <w:rPr>
                <w:lang w:val="vi-VN"/>
              </w:rPr>
              <w:t xml:space="preserve"> </w:t>
            </w:r>
          </w:p>
          <w:p>
            <w:pPr>
              <w:pStyle w:val="Normal"/>
              <w:rPr/>
            </w:pPr>
            <w:r>
              <w:rPr>
                <w:i/>
                <w:lang w:val="vi-VN"/>
              </w:rPr>
              <w:t xml:space="preserve">b. Nhầm lẫn khi tính được </w:t>
            </w:r>
            <w:r>
              <w:rPr>
                <w:i/>
                <w:lang w:val="fr-FR"/>
              </w:rPr>
              <w:object w:dxaOrig="300" w:dyaOrig="320">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15pt;height:16pt" filled="f" o:ole="">
                  <v:imagedata r:id="rId267" o:title=""/>
                </v:shape>
                <o:OLEObject Type="Embed" ProgID="" ShapeID="ole_rId266" DrawAspect="Content" ObjectID="_950393573" r:id="rId266"/>
              </w:object>
            </w:r>
            <w:r>
              <w:rPr>
                <w:lang w:val="vi-VN"/>
              </w:rPr>
              <w:t xml:space="preserve">→ </w:t>
            </w:r>
            <w:r>
              <w:rPr>
                <w:i/>
                <w:lang w:val="vi-VN"/>
              </w:rPr>
              <w:t>suy ra luôn :</w:t>
            </w:r>
          </w:p>
          <w:p>
            <w:pPr>
              <w:pStyle w:val="Normal"/>
              <w:rPr>
                <w:lang w:val="vi-VN"/>
              </w:rPr>
            </w:pPr>
            <w:r>
              <w:rPr>
                <w:rFonts w:eastAsia="Times New Roman"/>
                <w:lang w:val="vi-VN"/>
              </w:rPr>
              <w:t xml:space="preserve">    </w:t>
            </w:r>
            <w:r>
              <w:rPr>
                <w:lang w:val="vi-VN"/>
              </w:rPr>
              <w:t xml:space="preserve">+ Hai hợp chất hữu cơ thuộc dãy đồng đẳng kế tiếp → </w:t>
            </w:r>
            <w:r>
              <w:rPr>
                <w:b/>
                <w:lang w:val="vi-VN"/>
              </w:rPr>
              <w:t>sai</w:t>
            </w:r>
          </w:p>
          <w:p>
            <w:pPr>
              <w:pStyle w:val="Normal"/>
              <w:rPr/>
            </w:pPr>
            <w:r>
              <w:rPr>
                <w:rFonts w:eastAsia="Times New Roman"/>
                <w:b/>
                <w:color w:val="0000FF"/>
                <w:lang w:val="vi-VN"/>
              </w:rPr>
              <w:t xml:space="preserve">    </w:t>
            </w:r>
            <w:r>
              <w:rPr>
                <w:lang w:val="vi-VN"/>
              </w:rPr>
              <w:t>+</w:t>
            </w:r>
            <w:r>
              <w:rPr>
                <w:b/>
                <w:color w:val="0000FF"/>
                <w:lang w:val="vi-VN"/>
              </w:rPr>
              <w:t xml:space="preserve"> </w:t>
            </w:r>
            <w:r>
              <w:rPr>
                <w:lang w:val="vi-VN"/>
              </w:rPr>
              <w:t xml:space="preserve">Hai nguyên tố thuộc cùng một nhóm và hai chu kief liên tiếp → </w:t>
            </w:r>
            <w:r>
              <w:rPr>
                <w:b/>
                <w:lang w:val="vi-VN"/>
              </w:rPr>
              <w:t>sai</w:t>
            </w:r>
          </w:p>
          <w:p>
            <w:pPr>
              <w:pStyle w:val="Normal"/>
              <w:rPr/>
            </w:pPr>
            <w:r>
              <w:rPr>
                <w:i/>
                <w:lang w:val="vi-VN"/>
              </w:rPr>
              <w:t xml:space="preserve">c. Áp dụng sai công thức đường chéo : </w:t>
            </w:r>
            <w:r>
              <w:rPr>
                <w:lang w:val="vi-VN"/>
              </w:rPr>
              <w:t>(M</w:t>
            </w:r>
            <w:r>
              <w:rPr>
                <w:vertAlign w:val="subscript"/>
                <w:lang w:val="vi-VN"/>
              </w:rPr>
              <w:t>1</w:t>
            </w:r>
            <w:r>
              <w:rPr>
                <w:lang w:val="vi-VN"/>
              </w:rPr>
              <w:t xml:space="preserve"> &lt; </w:t>
            </w:r>
            <w:r>
              <w:rPr>
                <w:lang w:val="fr-FR"/>
              </w:rPr>
              <w:object w:dxaOrig="300" w:dyaOrig="32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5pt;height:16pt" filled="f" o:ole="">
                  <v:imagedata r:id="rId269" o:title=""/>
                </v:shape>
                <o:OLEObject Type="Embed" ProgID="" ShapeID="ole_rId268" DrawAspect="Content" ObjectID="_1999404427" r:id="rId268"/>
              </w:object>
            </w:r>
            <w:r>
              <w:rPr>
                <w:lang w:val="vi-VN"/>
              </w:rPr>
              <w:t>&lt; M</w:t>
            </w:r>
            <w:r>
              <w:rPr>
                <w:vertAlign w:val="subscript"/>
                <w:lang w:val="vi-VN"/>
              </w:rPr>
              <w:t>2</w:t>
            </w:r>
            <w:r>
              <w:rPr>
                <w:lang w:val="vi-VN"/>
              </w:rPr>
              <w:t>)</w:t>
            </w:r>
          </w:p>
          <w:p>
            <w:pPr>
              <w:pStyle w:val="Normal"/>
              <w:rPr>
                <w:lang w:val="fr-FR"/>
              </w:rPr>
            </w:pPr>
            <w:r>
              <w:rPr>
                <w:rFonts w:eastAsia="Times New Roman"/>
                <w:lang w:val="vi-VN"/>
              </w:rPr>
              <w:t xml:space="preserve">          </w:t>
            </w:r>
            <w:r>
              <w:rPr/>
              <w:object w:dxaOrig="5920" w:dyaOrig="88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296pt;height:44pt" filled="f" o:ole="">
                  <v:imagedata r:id="rId271" o:title=""/>
                </v:shape>
                <o:OLEObject Type="Embed" ProgID="" ShapeID="ole_rId270" DrawAspect="Content" ObjectID="_808187125" r:id="rId270"/>
              </w:object>
            </w:r>
          </w:p>
        </w:tc>
      </w:tr>
    </w:tbl>
    <w:p>
      <w:pPr>
        <w:pStyle w:val="Normal"/>
        <w:rPr>
          <w:lang w:val="vi-VN"/>
        </w:rPr>
      </w:pPr>
      <w:r>
        <w:rPr>
          <w:b/>
          <w:color w:val="FF0000"/>
          <w:lang w:val="vi-VN"/>
        </w:rPr>
        <w:t xml:space="preserve">Ví dụ: </w:t>
      </w:r>
      <w:r>
        <w:rPr>
          <w:lang w:val="vi-VN"/>
        </w:rPr>
        <w:t>Cho 1,38 gam hỗn hợp gồm 2 kim loại kiềm thổ X, Y (tỉ lệ số mol X : Y = 2 : 3 và M</w:t>
      </w:r>
      <w:r>
        <w:rPr>
          <w:vertAlign w:val="subscript"/>
          <w:lang w:val="vi-VN"/>
        </w:rPr>
        <w:t>x</w:t>
      </w:r>
      <w:r>
        <w:rPr>
          <w:lang w:val="vi-VN"/>
        </w:rPr>
        <w:t xml:space="preserve"> &gt; M</w:t>
      </w:r>
      <w:r>
        <w:rPr>
          <w:vertAlign w:val="subscript"/>
          <w:lang w:val="vi-VN"/>
        </w:rPr>
        <w:t>y</w:t>
      </w:r>
      <w:r>
        <w:rPr>
          <w:lang w:val="vi-VN"/>
        </w:rPr>
        <w:t>) tác dụng hết với lượng dư dung dịch HCl loãng thu được 1,12 lít khí (dktc). Hai kim loại là</w:t>
      </w:r>
    </w:p>
    <w:p>
      <w:pPr>
        <w:pStyle w:val="Normal"/>
        <w:tabs>
          <w:tab w:val="clear" w:pos="720"/>
          <w:tab w:val="left" w:pos="284" w:leader="none"/>
          <w:tab w:val="left" w:pos="2552" w:leader="none"/>
          <w:tab w:val="left" w:pos="4820" w:leader="none"/>
          <w:tab w:val="left" w:pos="7088" w:leader="none"/>
        </w:tabs>
        <w:ind w:right="-329"/>
        <w:rPr>
          <w:lang w:val="vi-VN"/>
        </w:rPr>
      </w:pPr>
      <w:r>
        <w:rPr>
          <w:b/>
          <w:color w:val="0000FF"/>
          <w:lang w:val="vi-VN"/>
        </w:rPr>
        <w:t>A.</w:t>
      </w:r>
      <w:r>
        <w:rPr>
          <w:lang w:val="vi-VN"/>
        </w:rPr>
        <w:t xml:space="preserve"> Be và Mg.</w:t>
        <w:tab/>
      </w:r>
      <w:r>
        <w:rPr>
          <w:b/>
          <w:color w:val="0000FF"/>
          <w:lang w:val="vi-VN"/>
        </w:rPr>
        <w:t>B.</w:t>
      </w:r>
      <w:r>
        <w:rPr>
          <w:lang w:val="vi-VN"/>
        </w:rPr>
        <w:t xml:space="preserve"> Mg và Ca.</w:t>
        <w:tab/>
      </w:r>
      <w:r>
        <w:rPr>
          <w:b/>
          <w:color w:val="0000FF"/>
          <w:lang w:val="vi-VN"/>
        </w:rPr>
        <w:t>C.</w:t>
      </w:r>
      <w:r>
        <w:rPr>
          <w:lang w:val="vi-VN"/>
        </w:rPr>
        <w:t xml:space="preserve"> Ca và Ba.</w:t>
        <w:tab/>
      </w:r>
      <w:r>
        <w:rPr>
          <w:b/>
          <w:color w:val="0000FF"/>
        </w:rPr>
        <w:t>D.</w:t>
      </w:r>
      <w:r>
        <w:rPr/>
        <w:t xml:space="preserve"> </w:t>
      </w:r>
      <w:r>
        <w:rPr>
          <w:lang w:val="vi-VN"/>
        </w:rPr>
        <w:t>Be và Ca.</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Gọi công thức chung của X và Y là M</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Gọi số mol của hai kim loại kiềm thổ lần lượt là x,y mol</w:t>
      </w:r>
    </w:p>
    <w:p>
      <w:pPr>
        <w:pStyle w:val="Normal"/>
        <w:tabs>
          <w:tab w:val="clear" w:pos="720"/>
          <w:tab w:val="left" w:pos="284" w:leader="none"/>
          <w:tab w:val="left" w:pos="2552" w:leader="none"/>
          <w:tab w:val="left" w:pos="4820" w:leader="none"/>
          <w:tab w:val="left" w:pos="7088" w:leader="none"/>
        </w:tabs>
        <w:ind w:right="-329"/>
        <w:rPr/>
      </w:pPr>
      <w:r>
        <w:rPr>
          <w:lang w:val="vi-VN"/>
        </w:rPr>
        <w:t xml:space="preserve">Ta có: </w:t>
      </w:r>
      <w:r>
        <w:rPr/>
        <w:object w:dxaOrig="2180" w:dyaOrig="66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09pt;height:33pt" filled="f" o:ole="">
            <v:imagedata r:id="rId273" o:title=""/>
          </v:shape>
          <o:OLEObject Type="Embed" ProgID="" ShapeID="ole_rId272" DrawAspect="Content" ObjectID="_520174342" r:id="rId272"/>
        </w:object>
      </w:r>
      <w:r>
        <w:rPr>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tab/>
        <w:tab/>
      </w:r>
      <w:r>
        <w:rPr>
          <w:lang w:val="vi-VN"/>
        </w:rPr>
        <w:object w:dxaOrig="180" w:dyaOrig="279">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9pt;height:13.95pt" filled="f" o:ole="">
            <v:imagedata r:id="rId275" o:title=""/>
          </v:shape>
          <o:OLEObject Type="Embed" ProgID="" ShapeID="ole_rId274" DrawAspect="Content" ObjectID="_407212986" r:id="rId274"/>
        </w:object>
      </w:r>
      <w:r>
        <w:rPr>
          <w:lang w:val="vi-VN"/>
        </w:rPr>
        <w:t xml:space="preserve"> </w:t>
      </w:r>
      <w:r>
        <w:rPr>
          <w:lang w:val="vi-VN"/>
        </w:rPr>
        <w:object w:dxaOrig="180" w:dyaOrig="279">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9pt;height:13.95pt" filled="f" o:ole="">
            <v:imagedata r:id="rId277" o:title=""/>
          </v:shape>
          <o:OLEObject Type="Embed" ProgID="" ShapeID="ole_rId276" DrawAspect="Content" ObjectID="_248304591" r:id="rId276"/>
        </w:object>
      </w:r>
      <w:r>
        <w:rPr>
          <w:lang w:val="vi-VN"/>
        </w:rPr>
        <w:t xml:space="preserve"> </w:t>
      </w:r>
      <w:r>
        <w:rPr/>
        <w:object w:dxaOrig="2380" w:dyaOrig="38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119pt;height:19pt" filled="f" o:ole="">
            <v:imagedata r:id="rId279" o:title=""/>
          </v:shape>
          <o:OLEObject Type="Embed" ProgID="" ShapeID="ole_rId278" DrawAspect="Content" ObjectID="_1930480524" r:id="rId278"/>
        </w:object>
      </w:r>
      <w:r>
        <w:rPr>
          <w:lang w:val="vi-VN"/>
        </w:rPr>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tab/>
        <w:t xml:space="preserve">       0,05            ←            0,05</w:t>
      </w:r>
    </w:p>
    <w:p>
      <w:pPr>
        <w:pStyle w:val="Normal"/>
        <w:tabs>
          <w:tab w:val="clear" w:pos="720"/>
          <w:tab w:val="left" w:pos="284" w:leader="none"/>
          <w:tab w:val="left" w:pos="2552" w:leader="none"/>
          <w:tab w:val="left" w:pos="4820" w:leader="none"/>
          <w:tab w:val="left" w:pos="7088" w:leader="none"/>
        </w:tabs>
        <w:ind w:right="-329"/>
        <w:rPr/>
      </w:pPr>
      <w:r>
        <w:rPr>
          <w:lang w:val="vi-VN"/>
        </w:rPr>
        <w:t xml:space="preserve">Theo bài ra ta có hệ phương trình: </w:t>
      </w:r>
      <w:r>
        <w:rPr/>
        <w:object w:dxaOrig="2500" w:dyaOrig="1359">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125pt;height:67.95pt" filled="f" o:ole="">
            <v:imagedata r:id="rId281" o:title=""/>
          </v:shape>
          <o:OLEObject Type="Embed" ProgID="" ShapeID="ole_rId280" DrawAspect="Content" ObjectID="_1179738264" r:id="rId280"/>
        </w:object>
      </w:r>
      <w:r>
        <w:rPr>
          <w:lang w:val="vi-VN"/>
        </w:rPr>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t>Mặt khác</w:t>
      </w:r>
      <w:r>
        <w:rPr/>
        <w:object w:dxaOrig="1960" w:dyaOrig="66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98pt;height:33pt" filled="f" o:ole="">
            <v:imagedata r:id="rId283" o:title=""/>
          </v:shape>
          <o:OLEObject Type="Embed" ProgID="" ShapeID="ole_rId282" DrawAspect="Content" ObjectID="_1173060288" r:id="rId282"/>
        </w:object>
      </w:r>
      <w:r>
        <w:rPr>
          <w:lang w:val="vi-VN"/>
        </w:rPr>
        <w:t xml:space="preserve"> </w:t>
      </w:r>
      <w:r>
        <w:rPr/>
        <w:t>X là Be hoặc Mg</w:t>
      </w:r>
    </w:p>
    <w:p>
      <w:pPr>
        <w:pStyle w:val="Normal"/>
        <w:tabs>
          <w:tab w:val="clear" w:pos="720"/>
          <w:tab w:val="left" w:pos="284" w:leader="none"/>
          <w:tab w:val="left" w:pos="2552" w:leader="none"/>
          <w:tab w:val="left" w:pos="4820" w:leader="none"/>
          <w:tab w:val="left" w:pos="7088" w:leader="none"/>
        </w:tabs>
        <w:ind w:right="-329"/>
        <w:rPr/>
      </w:pPr>
      <w:r>
        <w:rPr>
          <w:lang w:val="vi-VN"/>
        </w:rPr>
        <w:tab/>
        <w:t>+  Nếu X là Be → 0,02.9 + 0,03.M</w:t>
      </w:r>
      <w:r>
        <w:rPr>
          <w:vertAlign w:val="subscript"/>
          <w:lang w:val="vi-VN"/>
        </w:rPr>
        <w:t xml:space="preserve">y </w:t>
      </w:r>
      <w:r>
        <w:rPr>
          <w:lang w:val="vi-VN"/>
        </w:rPr>
        <w:t>=1,38 → M</w:t>
      </w:r>
      <w:r>
        <w:rPr>
          <w:vertAlign w:val="subscript"/>
          <w:lang w:val="vi-VN"/>
        </w:rPr>
        <w:t xml:space="preserve">y </w:t>
      </w:r>
      <w:r>
        <w:rPr>
          <w:lang w:val="vi-VN"/>
        </w:rPr>
        <w:t>= 40 (Y= Ca)</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t>+  Nếu X là Mg → 0,02.24 + 0,03.M</w:t>
      </w:r>
      <w:r>
        <w:rPr>
          <w:vertAlign w:val="subscript"/>
          <w:lang w:val="vi-VN"/>
        </w:rPr>
        <w:t xml:space="preserve">y </w:t>
      </w:r>
      <w:r>
        <w:rPr>
          <w:lang w:val="vi-VN"/>
        </w:rPr>
        <w:t>= 1,38 → M</w:t>
      </w:r>
      <w:r>
        <w:rPr>
          <w:vertAlign w:val="subscript"/>
          <w:lang w:val="vi-VN"/>
        </w:rPr>
        <w:t xml:space="preserve">y </w:t>
      </w:r>
      <w:r>
        <w:rPr>
          <w:lang w:val="vi-VN"/>
        </w:rPr>
        <w:t>= 30 (loại)</w:t>
      </w:r>
    </w:p>
    <w:p>
      <w:pPr>
        <w:pStyle w:val="Normal"/>
        <w:tabs>
          <w:tab w:val="clear" w:pos="720"/>
          <w:tab w:val="left" w:pos="284" w:leader="none"/>
          <w:tab w:val="left" w:pos="2552" w:leader="none"/>
          <w:tab w:val="left" w:pos="4820" w:leader="none"/>
          <w:tab w:val="left" w:pos="7088" w:leader="none"/>
        </w:tabs>
        <w:ind w:right="-329"/>
        <w:rPr>
          <w:b/>
          <w:lang w:val="vi-VN"/>
        </w:rPr>
      </w:pPr>
      <w:r>
        <w:rPr>
          <w:b/>
          <w:lang w:val="vi-VN"/>
        </w:rPr>
        <w:t>→</w:t>
      </w:r>
      <w:r>
        <w:rPr>
          <w:rFonts w:eastAsia="Times New Roman"/>
          <w:b/>
          <w:lang w:val="vi-VN"/>
        </w:rPr>
        <w:t xml:space="preserve"> </w:t>
      </w:r>
      <w:r>
        <w:rPr>
          <w:b/>
          <w:lang w:val="vi-VN"/>
        </w:rPr>
        <w:t>Đáp án D.</w:t>
      </w:r>
    </w:p>
    <w:p>
      <w:pPr>
        <w:pStyle w:val="Normal"/>
        <w:jc w:val="center"/>
        <w:rPr/>
      </w:pPr>
      <w:r>
        <w:rPr>
          <w:b/>
          <w:color w:val="00B050"/>
          <w:lang w:val="vi-VN"/>
        </w:rPr>
        <w:t>L</w:t>
      </w:r>
      <w:r>
        <w:rPr/>
        <w:t>ỗi sai</w:t>
      </w:r>
    </w:p>
    <w:tbl>
      <w:tblPr>
        <w:tblW w:w="9464" w:type="dxa"/>
        <w:jc w:val="left"/>
        <w:tblInd w:w="0" w:type="dxa"/>
        <w:tblLayout w:type="fixed"/>
        <w:tblCellMar>
          <w:top w:w="0" w:type="dxa"/>
          <w:left w:w="108" w:type="dxa"/>
          <w:bottom w:w="0" w:type="dxa"/>
          <w:right w:w="108" w:type="dxa"/>
        </w:tblCellMar>
      </w:tblPr>
      <w:tblGrid>
        <w:gridCol w:w="9464"/>
      </w:tblGrid>
      <w:tr>
        <w:trPr/>
        <w:tc>
          <w:tcPr>
            <w:tcW w:w="9464" w:type="dxa"/>
            <w:tcBorders>
              <w:top w:val="single" w:sz="4" w:space="0" w:color="000000"/>
              <w:left w:val="single" w:sz="4" w:space="0" w:color="000000"/>
              <w:bottom w:val="single" w:sz="4" w:space="0" w:color="000000"/>
              <w:right w:val="single" w:sz="4" w:space="0" w:color="000000"/>
            </w:tcBorders>
          </w:tcPr>
          <w:p>
            <w:pPr>
              <w:pStyle w:val="Normal"/>
              <w:jc w:val="left"/>
              <w:rPr>
                <w:color w:val="000000"/>
                <w:lang w:val="vi-VN"/>
              </w:rPr>
            </w:pPr>
            <w:r>
              <w:rPr>
                <w:b/>
                <w:color w:val="000000"/>
                <w:lang w:val="vi-VN"/>
              </w:rPr>
              <w:t xml:space="preserve">(i)   </w:t>
            </w:r>
            <w:r>
              <w:rPr>
                <w:color w:val="000000"/>
                <w:lang w:val="vi-VN"/>
              </w:rPr>
              <w:t xml:space="preserve"> Nhầm tỉ lệ : </w:t>
            </w:r>
            <w:r>
              <w:rPr/>
              <w:object w:dxaOrig="3780" w:dyaOrig="66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189pt;height:33pt" filled="f" o:ole="">
                  <v:imagedata r:id="rId285" o:title=""/>
                </v:shape>
                <o:OLEObject Type="Embed" ProgID="" ShapeID="ole_rId284" DrawAspect="Content" ObjectID="_1317442621" r:id="rId284"/>
              </w:object>
            </w:r>
            <w:r>
              <w:rPr>
                <w:color w:val="000000"/>
                <w:lang w:val="vi-VN"/>
              </w:rPr>
              <w:t xml:space="preserve"> và không chú ý đến tỉ lệ số mol</w:t>
            </w:r>
          </w:p>
          <w:p>
            <w:pPr>
              <w:pStyle w:val="Normal"/>
              <w:jc w:val="left"/>
              <w:rPr>
                <w:b/>
                <w:color w:val="000000"/>
                <w:lang w:val="vi-VN"/>
              </w:rPr>
            </w:pPr>
            <w:r>
              <w:rPr>
                <w:color w:val="000000"/>
                <w:lang w:val="vi-VN"/>
              </w:rPr>
              <w:t>→</w:t>
            </w:r>
            <w:r>
              <w:rPr>
                <w:rFonts w:eastAsia="Times New Roman"/>
                <w:color w:val="000000"/>
                <w:lang w:val="vi-VN"/>
              </w:rPr>
              <w:t xml:space="preserve"> </w:t>
            </w:r>
            <w:r>
              <w:rPr>
                <w:color w:val="000000"/>
                <w:lang w:val="vi-VN"/>
              </w:rPr>
              <w:t xml:space="preserve">Hai kim loại là: Be và Mg </w:t>
            </w:r>
            <w:r>
              <w:rPr>
                <w:lang w:val="vi-VN"/>
              </w:rPr>
              <w:t xml:space="preserve">→ </w:t>
            </w:r>
            <w:r>
              <w:rPr>
                <w:b/>
                <w:lang w:val="vi-VN"/>
              </w:rPr>
              <w:t>Chọn A.</w:t>
            </w:r>
          </w:p>
          <w:p>
            <w:pPr>
              <w:pStyle w:val="Normal"/>
              <w:jc w:val="left"/>
              <w:rPr>
                <w:color w:val="000000"/>
                <w:lang w:val="vi-VN"/>
              </w:rPr>
            </w:pPr>
            <w:r>
              <w:rPr>
                <w:b/>
                <w:color w:val="000000"/>
                <w:lang w:val="vi-VN"/>
              </w:rPr>
              <w:t xml:space="preserve">(ii)   </w:t>
            </w:r>
            <w:r>
              <w:rPr>
                <w:color w:val="000000"/>
                <w:lang w:val="vi-VN"/>
              </w:rPr>
              <w:t xml:space="preserve">Tính ra </w:t>
            </w:r>
            <w:r>
              <w:rPr/>
              <w:object w:dxaOrig="1620" w:dyaOrig="66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81pt;height:33pt" filled="f" o:ole="">
                  <v:imagedata r:id="rId287" o:title=""/>
                </v:shape>
                <o:OLEObject Type="Embed" ProgID="" ShapeID="ole_rId286" DrawAspect="Content" ObjectID="_2120635779" r:id="rId286"/>
              </w:object>
            </w:r>
            <w:r>
              <w:rPr>
                <w:color w:val="000000"/>
                <w:lang w:val="vi-VN"/>
              </w:rPr>
              <w:t xml:space="preserve"> và không chú ý đến tỉ lệ số mol </w:t>
            </w:r>
          </w:p>
          <w:p>
            <w:pPr>
              <w:pStyle w:val="Normal"/>
              <w:jc w:val="left"/>
              <w:rPr/>
            </w:pPr>
            <w:r>
              <w:rPr>
                <w:rFonts w:eastAsia="Times New Roman"/>
                <w:color w:val="000000"/>
                <w:lang w:val="vi-VN"/>
              </w:rPr>
              <w:t xml:space="preserve">                </w:t>
            </w:r>
            <w:r>
              <w:rPr>
                <w:color w:val="000000"/>
                <w:lang w:val="vi-VN"/>
              </w:rPr>
              <w:t>→</w:t>
            </w:r>
            <w:r>
              <w:rPr>
                <w:rFonts w:eastAsia="Times New Roman"/>
                <w:color w:val="000000"/>
                <w:lang w:val="vi-VN"/>
              </w:rPr>
              <w:t xml:space="preserve"> </w:t>
            </w:r>
            <w:r>
              <w:rPr>
                <w:color w:val="000000"/>
                <w:lang w:val="vi-VN"/>
              </w:rPr>
              <w:t xml:space="preserve">Hai kim loại là: Mg và Ca → </w:t>
            </w:r>
            <w:r>
              <w:rPr>
                <w:b/>
                <w:color w:val="000000"/>
                <w:lang w:val="vi-VN"/>
              </w:rPr>
              <w:t>Chọn B.</w:t>
            </w:r>
          </w:p>
          <w:p>
            <w:pPr>
              <w:pStyle w:val="Normal"/>
              <w:jc w:val="left"/>
              <w:rPr>
                <w:b/>
                <w:color w:val="000000"/>
                <w:lang w:val="vi-VN"/>
              </w:rPr>
            </w:pPr>
            <w:r>
              <w:rPr>
                <w:b/>
                <w:color w:val="000000"/>
                <w:lang w:val="vi-VN"/>
              </w:rPr>
              <w:t xml:space="preserve">(iii)   </w:t>
            </w:r>
            <w:r>
              <w:rPr>
                <w:color w:val="000000"/>
                <w:lang w:val="vi-VN"/>
              </w:rPr>
              <w:t xml:space="preserve">Nhầm tỉ lệ: </w:t>
            </w:r>
            <w:r>
              <w:rPr/>
              <w:object w:dxaOrig="4320" w:dyaOrig="66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216pt;height:33pt" filled="f" o:ole="">
                  <v:imagedata r:id="rId289" o:title=""/>
                </v:shape>
                <o:OLEObject Type="Embed" ProgID="" ShapeID="ole_rId288" DrawAspect="Content" ObjectID="_626363087" r:id="rId288"/>
              </w:object>
            </w:r>
            <w:r>
              <w:rPr>
                <w:color w:val="000000"/>
                <w:lang w:val="vi-VN"/>
              </w:rPr>
              <w:t xml:space="preserve"> và không chú ý đến tỉ lệ số mol → Hai kim loại là: Ca và Ba → </w:t>
            </w:r>
            <w:r>
              <w:rPr>
                <w:b/>
                <w:color w:val="000000"/>
                <w:lang w:val="vi-VN"/>
              </w:rPr>
              <w:t>Chọn C.</w:t>
            </w:r>
          </w:p>
        </w:tc>
      </w:tr>
    </w:tbl>
    <w:p>
      <w:pPr>
        <w:pStyle w:val="Normal"/>
        <w:jc w:val="center"/>
        <w:rPr>
          <w:b/>
          <w:color w:val="00B050"/>
          <w:lang w:val="vi-VN"/>
        </w:rPr>
      </w:pPr>
      <w:r>
        <w:rPr>
          <w:b/>
          <w:color w:val="00B050"/>
          <w:lang w:val="vi-VN"/>
        </w:rPr>
        <w:t>Thử thách bạn</w:t>
      </w:r>
    </w:p>
    <w:p>
      <w:pPr>
        <w:pStyle w:val="Normal"/>
        <w:rPr>
          <w:b/>
          <w:lang w:val="vi-VN"/>
        </w:rPr>
      </w:pPr>
      <w:r>
        <w:rPr>
          <w:b/>
          <w:color w:val="FF0000"/>
          <w:lang w:val="vi-VN"/>
        </w:rPr>
        <w:t>Câu 22:</w:t>
      </w:r>
      <w:r>
        <w:rPr>
          <w:lang w:val="vi-VN"/>
        </w:rPr>
        <w:t xml:space="preserve"> Cho hỗn hợp X gồm 2 ancol no, đa chức, mạch hở, thuộc cùng dãy đồng đẳng. Đốt cháy hoàn toàn X, thu được CO</w:t>
      </w:r>
      <w:r>
        <w:rPr>
          <w:vertAlign w:val="subscript"/>
          <w:lang w:val="vi-VN"/>
        </w:rPr>
        <w:t>2</w:t>
      </w:r>
      <w:r>
        <w:rPr>
          <w:lang w:val="vi-VN"/>
        </w:rPr>
        <w:t xml:space="preserve"> và H</w:t>
      </w:r>
      <w:r>
        <w:rPr>
          <w:vertAlign w:val="subscript"/>
          <w:lang w:val="vi-VN"/>
        </w:rPr>
        <w:t>2</w:t>
      </w:r>
      <w:r>
        <w:rPr>
          <w:lang w:val="vi-VN"/>
        </w:rPr>
        <w:t>O có tỉ lệ mol tương ứng là 3 : 4. Hai ancol đó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C</w:t>
      </w:r>
      <w:r>
        <w:rPr>
          <w:vertAlign w:val="subscript"/>
          <w:lang w:val="vi-VN"/>
        </w:rPr>
        <w:t>3</w:t>
      </w:r>
      <w:r>
        <w:rPr>
          <w:lang w:val="vi-VN"/>
        </w:rPr>
        <w:t>H</w:t>
      </w:r>
      <w:r>
        <w:rPr>
          <w:vertAlign w:val="subscript"/>
          <w:lang w:val="vi-VN"/>
        </w:rPr>
        <w:t>5</w:t>
      </w:r>
      <w:r>
        <w:rPr>
          <w:lang w:val="vi-VN"/>
        </w:rPr>
        <w:t>(OH)</w:t>
      </w:r>
      <w:r>
        <w:rPr>
          <w:vertAlign w:val="subscript"/>
          <w:lang w:val="vi-VN"/>
        </w:rPr>
        <w:t>3</w:t>
      </w:r>
      <w:r>
        <w:rPr>
          <w:lang w:val="vi-VN"/>
        </w:rPr>
        <w:t xml:space="preserve"> và C</w:t>
      </w:r>
      <w:r>
        <w:rPr>
          <w:vertAlign w:val="subscript"/>
          <w:lang w:val="vi-VN"/>
        </w:rPr>
        <w:t>4</w:t>
      </w:r>
      <w:r>
        <w:rPr>
          <w:lang w:val="vi-VN"/>
        </w:rPr>
        <w:t>H</w:t>
      </w:r>
      <w:r>
        <w:rPr>
          <w:vertAlign w:val="subscript"/>
          <w:lang w:val="vi-VN"/>
        </w:rPr>
        <w:t>7</w:t>
      </w:r>
      <w:r>
        <w:rPr>
          <w:lang w:val="vi-VN"/>
        </w:rPr>
        <w:t>(OH)</w:t>
      </w:r>
      <w:r>
        <w:rPr>
          <w:vertAlign w:val="subscript"/>
          <w:lang w:val="vi-VN"/>
        </w:rPr>
        <w:t>3</w:t>
      </w:r>
      <w:r>
        <w:rPr>
          <w:lang w:val="vi-VN"/>
        </w:rPr>
        <w:t>.</w:t>
        <w:tab/>
      </w:r>
      <w:r>
        <w:rPr>
          <w:b/>
          <w:color w:val="0000FF"/>
          <w:lang w:val="vi-VN"/>
        </w:rPr>
        <w:t>B.</w:t>
      </w:r>
      <w:r>
        <w:rPr>
          <w:lang w:val="vi-VN"/>
        </w:rPr>
        <w:t xml:space="preserve"> C</w:t>
      </w:r>
      <w:r>
        <w:rPr>
          <w:vertAlign w:val="subscript"/>
          <w:lang w:val="vi-VN"/>
        </w:rPr>
        <w:t>2</w:t>
      </w:r>
      <w:r>
        <w:rPr>
          <w:lang w:val="vi-VN"/>
        </w:rPr>
        <w:t>H</w:t>
      </w:r>
      <w:r>
        <w:rPr>
          <w:vertAlign w:val="subscript"/>
          <w:lang w:val="vi-VN"/>
        </w:rPr>
        <w:t>5</w:t>
      </w:r>
      <w:r>
        <w:rPr>
          <w:lang w:val="vi-VN"/>
        </w:rPr>
        <w:t>OH và C</w:t>
      </w:r>
      <w:r>
        <w:rPr>
          <w:vertAlign w:val="subscript"/>
          <w:lang w:val="vi-VN"/>
        </w:rPr>
        <w:t>4</w:t>
      </w:r>
      <w:r>
        <w:rPr>
          <w:lang w:val="vi-VN"/>
        </w:rPr>
        <w:t>H</w:t>
      </w:r>
      <w:r>
        <w:rPr>
          <w:vertAlign w:val="subscript"/>
          <w:lang w:val="vi-VN"/>
        </w:rPr>
        <w:t>9</w:t>
      </w:r>
      <w:r>
        <w:rPr>
          <w:lang w:val="vi-VN"/>
        </w:rPr>
        <w:t>OH.</w:t>
        <w:tab/>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C.</w:t>
      </w:r>
      <w:r>
        <w:rPr>
          <w:lang w:val="vi-VN"/>
        </w:rPr>
        <w:t xml:space="preserve"> C</w:t>
      </w:r>
      <w:r>
        <w:rPr>
          <w:vertAlign w:val="subscript"/>
          <w:lang w:val="vi-VN"/>
        </w:rPr>
        <w:t>2</w:t>
      </w:r>
      <w:r>
        <w:rPr>
          <w:lang w:val="vi-VN"/>
        </w:rPr>
        <w:t>H</w:t>
      </w:r>
      <w:r>
        <w:rPr>
          <w:vertAlign w:val="subscript"/>
          <w:lang w:val="vi-VN"/>
        </w:rPr>
        <w:t>4</w:t>
      </w:r>
      <w:r>
        <w:rPr>
          <w:lang w:val="vi-VN"/>
        </w:rPr>
        <w:t>(OH)</w:t>
      </w:r>
      <w:r>
        <w:rPr>
          <w:vertAlign w:val="subscript"/>
          <w:lang w:val="vi-VN"/>
        </w:rPr>
        <w:t>2</w:t>
      </w:r>
      <w:r>
        <w:rPr>
          <w:lang w:val="vi-VN"/>
        </w:rPr>
        <w:t xml:space="preserve"> và C</w:t>
      </w:r>
      <w:r>
        <w:rPr>
          <w:vertAlign w:val="subscript"/>
          <w:lang w:val="vi-VN"/>
        </w:rPr>
        <w:t>4</w:t>
      </w:r>
      <w:r>
        <w:rPr>
          <w:lang w:val="vi-VN"/>
        </w:rPr>
        <w:t>H</w:t>
      </w:r>
      <w:r>
        <w:rPr>
          <w:vertAlign w:val="subscript"/>
          <w:lang w:val="vi-VN"/>
        </w:rPr>
        <w:t>8</w:t>
      </w:r>
      <w:r>
        <w:rPr>
          <w:lang w:val="vi-VN"/>
        </w:rPr>
        <w:t>(OH)</w:t>
      </w:r>
      <w:r>
        <w:rPr>
          <w:vertAlign w:val="subscript"/>
          <w:lang w:val="vi-VN"/>
        </w:rPr>
        <w:t>2</w:t>
      </w:r>
      <w:r>
        <w:rPr>
          <w:lang w:val="vi-VN"/>
        </w:rPr>
        <w:t>.</w:t>
        <w:tab/>
      </w:r>
      <w:r>
        <w:rPr>
          <w:b/>
          <w:color w:val="0000FF"/>
          <w:lang w:val="vi-VN"/>
        </w:rPr>
        <w:t>D.</w:t>
      </w:r>
      <w:r>
        <w:rPr>
          <w:lang w:val="vi-VN"/>
        </w:rPr>
        <w:t xml:space="preserve"> C</w:t>
      </w:r>
      <w:r>
        <w:rPr>
          <w:vertAlign w:val="subscript"/>
          <w:lang w:val="vi-VN"/>
        </w:rPr>
        <w:t>2</w:t>
      </w:r>
      <w:r>
        <w:rPr>
          <w:lang w:val="vi-VN"/>
        </w:rPr>
        <w:t>H</w:t>
      </w:r>
      <w:r>
        <w:rPr>
          <w:vertAlign w:val="subscript"/>
          <w:lang w:val="vi-VN"/>
        </w:rPr>
        <w:t>4</w:t>
      </w:r>
      <w:r>
        <w:rPr>
          <w:lang w:val="vi-VN"/>
        </w:rPr>
        <w:t>(OH)</w:t>
      </w:r>
      <w:r>
        <w:rPr>
          <w:vertAlign w:val="subscript"/>
          <w:lang w:val="vi-VN"/>
        </w:rPr>
        <w:t>2</w:t>
      </w:r>
      <w:r>
        <w:rPr>
          <w:lang w:val="vi-VN"/>
        </w:rPr>
        <w:t xml:space="preserve"> và C</w:t>
      </w:r>
      <w:r>
        <w:rPr>
          <w:vertAlign w:val="subscript"/>
          <w:lang w:val="vi-VN"/>
        </w:rPr>
        <w:t>3</w:t>
      </w:r>
      <w:r>
        <w:rPr>
          <w:lang w:val="vi-VN"/>
        </w:rPr>
        <w:t>H</w:t>
      </w:r>
      <w:r>
        <w:rPr>
          <w:vertAlign w:val="subscript"/>
          <w:lang w:val="vi-VN"/>
        </w:rPr>
        <w:t>6</w:t>
      </w:r>
      <w:r>
        <w:rPr>
          <w:lang w:val="vi-VN"/>
        </w:rPr>
        <w:t>(OH)</w:t>
      </w:r>
      <w:r>
        <w:rPr>
          <w:vertAlign w:val="subscript"/>
          <w:lang w:val="vi-VN"/>
        </w:rPr>
        <w:t>2</w:t>
      </w:r>
      <w:r>
        <w:rPr>
          <w:lang w:val="vi-VN"/>
        </w:rPr>
        <w:t>.</w:t>
      </w:r>
    </w:p>
    <w:p>
      <w:pPr>
        <w:pStyle w:val="Normal"/>
        <w:rPr>
          <w:lang w:val="vi-VN"/>
        </w:rPr>
      </w:pPr>
      <w:r>
        <w:rPr>
          <w:b/>
          <w:color w:val="FF0000"/>
          <w:lang w:val="vi-VN"/>
        </w:rPr>
        <w:t>Câu 23:</w:t>
      </w:r>
      <w:r>
        <w:rPr>
          <w:lang w:val="vi-VN"/>
        </w:rPr>
        <w:t xml:space="preserve"> Cho m gam hỗn hợp X gồm 2 ancol no, đơn chức, kế tiếp nhau trong dãy đồng đẳng tác dụng với CuO (dư) nung nóng, thu được một hỗn hợp rắn Z và hỗn hợp hơi Y. (có tỉ khối hơi so với H</w:t>
      </w:r>
      <w:r>
        <w:rPr>
          <w:vertAlign w:val="subscript"/>
          <w:lang w:val="vi-VN"/>
        </w:rPr>
        <w:t>2</w:t>
      </w:r>
      <w:r>
        <w:rPr>
          <w:lang w:val="vi-VN"/>
        </w:rPr>
        <w:t xml:space="preserve"> là  14,625). Cho toàn bộ Y phản ứng với 1 lượng dư AgNO</w:t>
      </w:r>
      <w:r>
        <w:rPr>
          <w:vertAlign w:val="subscript"/>
          <w:lang w:val="vi-VN"/>
        </w:rPr>
        <w:t>3</w:t>
      </w:r>
      <w:r>
        <w:rPr>
          <w:lang w:val="vi-VN"/>
        </w:rPr>
        <w:t xml:space="preserve"> trong dung dịch NH</w:t>
      </w:r>
      <w:r>
        <w:rPr>
          <w:vertAlign w:val="subscript"/>
          <w:lang w:val="vi-VN"/>
        </w:rPr>
        <w:t>3</w:t>
      </w:r>
      <w:r>
        <w:rPr>
          <w:lang w:val="vi-VN"/>
        </w:rPr>
        <w:t xml:space="preserve"> đun nóng, sinh ra 64,8 gam Ag. Giá trị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11,900.</w:t>
        <w:tab/>
      </w:r>
      <w:r>
        <w:rPr>
          <w:b/>
          <w:color w:val="0000FF"/>
          <w:lang w:val="vi-VN"/>
        </w:rPr>
        <w:t>B.</w:t>
      </w:r>
      <w:r>
        <w:rPr>
          <w:lang w:val="vi-VN"/>
        </w:rPr>
        <w:t xml:space="preserve"> 7,100.</w:t>
        <w:tab/>
      </w:r>
      <w:r>
        <w:rPr>
          <w:b/>
          <w:color w:val="0000FF"/>
          <w:lang w:val="vi-VN"/>
        </w:rPr>
        <w:t>C.</w:t>
      </w:r>
      <w:r>
        <w:rPr>
          <w:lang w:val="vi-VN"/>
        </w:rPr>
        <w:t xml:space="preserve"> 7,233.</w:t>
        <w:tab/>
      </w:r>
      <w:r>
        <w:rPr>
          <w:b/>
          <w:color w:val="0000FF"/>
          <w:lang w:val="vi-VN"/>
        </w:rPr>
        <w:t>D.</w:t>
      </w:r>
      <w:r>
        <w:rPr>
          <w:lang w:val="vi-VN"/>
        </w:rPr>
        <w:t xml:space="preserve"> 14,875.</w:t>
      </w:r>
    </w:p>
    <w:p>
      <w:pPr>
        <w:pStyle w:val="Normal"/>
        <w:rPr>
          <w:lang w:val="vi-VN"/>
        </w:rPr>
      </w:pPr>
      <w:r>
        <w:rPr>
          <w:b/>
          <w:color w:val="FF0000"/>
          <w:lang w:val="vi-VN"/>
        </w:rPr>
        <w:t>Câu 24:</w:t>
      </w:r>
      <w:r>
        <w:rPr>
          <w:lang w:val="vi-VN"/>
        </w:rPr>
        <w:t xml:space="preserve"> Cho m gam hỗn hợp hơi X gồm 2 ancol (đơn chức, bậc 1, thuộc dãy đồng đẳng và hơn kém nhau 2 nguyên tử C) phản ứng với CuO dư, thu được hỗn hợp hơi Y gồm nước và anđehit. Tỉ khối hơi  của Y so với khí H</w:t>
      </w:r>
      <w:r>
        <w:rPr>
          <w:vertAlign w:val="subscript"/>
          <w:lang w:val="vi-VN"/>
        </w:rPr>
        <w:t>2</w:t>
      </w:r>
      <w:r>
        <w:rPr>
          <w:lang w:val="vi-VN"/>
        </w:rPr>
        <w:t xml:space="preserve"> bằng 14. Cho toàn bộ Y phản ứng hoàn toàn vs lượng dư dung dịch AgNO</w:t>
      </w:r>
      <w:r>
        <w:rPr>
          <w:vertAlign w:val="subscript"/>
          <w:lang w:val="vi-VN"/>
        </w:rPr>
        <w:t>3</w:t>
      </w:r>
      <w:r>
        <w:rPr>
          <w:lang w:val="vi-VN"/>
        </w:rPr>
        <w:t>/NH</w:t>
      </w:r>
      <w:r>
        <w:rPr>
          <w:vertAlign w:val="subscript"/>
          <w:lang w:val="vi-VN"/>
        </w:rPr>
        <w:t>3</w:t>
      </w:r>
      <w:r>
        <w:rPr>
          <w:lang w:val="vi-VN"/>
        </w:rPr>
        <w:t xml:space="preserve"> thu được 97,2 gam Ag.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18,20.</w:t>
        <w:tab/>
      </w:r>
      <w:r>
        <w:rPr>
          <w:b/>
          <w:color w:val="0000FF"/>
          <w:lang w:val="vi-VN"/>
        </w:rPr>
        <w:t>B.</w:t>
      </w:r>
      <w:r>
        <w:rPr>
          <w:lang w:val="vi-VN"/>
        </w:rPr>
        <w:t xml:space="preserve"> 15,35.</w:t>
        <w:tab/>
      </w:r>
      <w:r>
        <w:rPr>
          <w:b/>
          <w:color w:val="0000FF"/>
          <w:lang w:val="vi-VN"/>
        </w:rPr>
        <w:t>C.</w:t>
      </w:r>
      <w:r>
        <w:rPr>
          <w:lang w:val="vi-VN"/>
        </w:rPr>
        <w:t xml:space="preserve"> 10,50.</w:t>
        <w:tab/>
      </w:r>
      <w:r>
        <w:rPr>
          <w:b/>
          <w:color w:val="0000FF"/>
          <w:lang w:val="vi-VN"/>
        </w:rPr>
        <w:t>D.</w:t>
      </w:r>
      <w:r>
        <w:rPr>
          <w:lang w:val="vi-VN"/>
        </w:rPr>
        <w:t xml:space="preserve"> 19,80.</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autoSpaceDE w:val="false"/>
        <w:rPr/>
      </w:pPr>
      <w:r>
        <w:rPr>
          <w:b/>
          <w:color w:val="FF0000"/>
          <w:szCs w:val="24"/>
          <w:lang w:val="vi-VN"/>
        </w:rPr>
        <w:t xml:space="preserve">Câu </w:t>
      </w:r>
      <w:r>
        <w:rPr>
          <w:b/>
          <w:color w:val="FF0000"/>
          <w:szCs w:val="24"/>
        </w:rPr>
        <w:t>1:</w:t>
      </w:r>
      <w:r>
        <w:rPr>
          <w:szCs w:val="24"/>
        </w:rPr>
        <w:t xml:space="preserve"> </w:t>
      </w:r>
      <w:r>
        <w:rPr>
          <w:b/>
          <w:color w:val="0000FF"/>
          <w:szCs w:val="24"/>
        </w:rPr>
        <w:t>Đáp án D</w:t>
      </w:r>
    </w:p>
    <w:p>
      <w:pPr>
        <w:pStyle w:val="Normal"/>
        <w:autoSpaceDE w:val="false"/>
        <w:rPr>
          <w:szCs w:val="24"/>
          <w:lang w:val="vi-VN"/>
        </w:rPr>
      </w:pPr>
      <w:r>
        <w:rPr>
          <w:szCs w:val="24"/>
          <w:lang w:val="vi-VN"/>
        </w:rPr>
        <w:t>Thứ tự điện phân tuân theo trật tự giảm dần tính oxi hóa:</w:t>
      </w:r>
    </w:p>
    <w:p>
      <w:pPr>
        <w:pStyle w:val="Normal"/>
        <w:tabs>
          <w:tab w:val="clear" w:pos="720"/>
          <w:tab w:val="left" w:pos="284" w:leader="none"/>
          <w:tab w:val="left" w:pos="2552" w:leader="none"/>
          <w:tab w:val="left" w:pos="4820" w:leader="none"/>
          <w:tab w:val="left" w:pos="7088" w:leader="none"/>
        </w:tabs>
        <w:ind w:right="-329"/>
        <w:rPr>
          <w:b/>
          <w:color w:val="00B050"/>
        </w:rPr>
      </w:pPr>
      <w:r>
        <w:rPr/>
        <w:object w:dxaOrig="7220" w:dyaOrig="296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361pt;height:148pt" filled="f" o:ole="">
            <v:imagedata r:id="rId291" o:title=""/>
          </v:shape>
          <o:OLEObject Type="Embed" ProgID="" ShapeID="ole_rId290" DrawAspect="Content" ObjectID="_2038631696" r:id="rId290"/>
        </w:object>
      </w:r>
      <w:r>
        <w:rPr>
          <w:rFonts w:eastAsia="Times New Roman"/>
          <w:b/>
          <w:color w:val="00B050"/>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b/>
                <w:vertAlign w:val="subscript"/>
                <w:lang w:val="vi-VN"/>
              </w:rPr>
            </w:pPr>
            <w:r>
              <w:rPr>
                <w:b/>
                <w:lang w:val="vi-VN"/>
              </w:rPr>
              <w:t xml:space="preserve">(i)     </w:t>
            </w:r>
            <w:r>
              <w:rPr>
                <w:lang w:val="vi-VN"/>
              </w:rPr>
              <w:t>Tính cả số mol Cl</w:t>
            </w:r>
            <w:r>
              <w:rPr>
                <w:vertAlign w:val="subscript"/>
                <w:lang w:val="vi-VN"/>
              </w:rPr>
              <w:t>2</w:t>
            </w:r>
            <w:r>
              <w:rPr>
                <w:lang w:val="vi-VN"/>
              </w:rPr>
              <w:t xml:space="preserve"> ở (3): </w:t>
            </w:r>
            <w:r>
              <w:rPr/>
              <w:object w:dxaOrig="4040" w:dyaOrig="460">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202pt;height:23pt" filled="f" o:ole="">
                  <v:imagedata r:id="rId293" o:title=""/>
                </v:shape>
                <o:OLEObject Type="Embed" ProgID="" ShapeID="ole_rId292" DrawAspect="Content" ObjectID="_234780777" r:id="rId292"/>
              </w:object>
            </w:r>
            <w:r>
              <w:rPr>
                <w:lang w:val="vi-VN"/>
              </w:rPr>
              <w:t xml:space="preserve"> → </w:t>
            </w:r>
            <w:r>
              <w:rPr>
                <w:b/>
                <w:lang w:val="vi-VN"/>
              </w:rPr>
              <w:t>Chọn C</w:t>
            </w:r>
          </w:p>
          <w:p>
            <w:pPr>
              <w:pStyle w:val="Normal"/>
              <w:jc w:val="left"/>
              <w:rPr>
                <w:lang w:val="vi-VN"/>
                <w:ins w:id="0" w:author="pththgiang@gmail.com" w:date="2017-05-10T20:00:00Z"/>
              </w:rPr>
            </w:pPr>
            <w:r>
              <w:rPr>
                <w:b/>
                <w:lang w:val="vi-VN"/>
              </w:rPr>
              <w:t xml:space="preserve">(ii)  </w:t>
            </w:r>
            <w:r>
              <w:rPr>
                <w:lang w:val="vi-VN"/>
              </w:rPr>
              <w:t xml:space="preserve">  Viết (1) là: 2FeCl</w:t>
            </w:r>
            <w:r>
              <w:rPr>
                <w:vertAlign w:val="subscript"/>
                <w:lang w:val="vi-VN"/>
              </w:rPr>
              <w:t>3</w:t>
            </w:r>
            <w:r>
              <w:rPr>
                <w:lang w:val="vi-VN"/>
              </w:rPr>
              <w:t xml:space="preserve"> </w:t>
            </w:r>
            <w:r>
              <w:rPr/>
              <w:object w:dxaOrig="2540" w:dyaOrig="46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127pt;height:23pt" filled="f" o:ole="">
                  <v:imagedata r:id="rId295" o:title=""/>
                </v:shape>
                <o:OLEObject Type="Embed" ProgID="" ShapeID="ole_rId294" DrawAspect="Content" ObjectID="_1282657370" r:id="rId294"/>
              </w:object>
            </w:r>
            <w:r>
              <w:rPr>
                <w:lang w:val="vi-VN"/>
              </w:rPr>
              <w:t>= 0,05</w:t>
            </w:r>
            <w:r>
              <w:rPr>
                <w:rFonts w:cs="Cambria Math" w:ascii="Cambria Math" w:hAnsi="Cambria Math"/>
                <w:lang w:val="vi-VN"/>
              </w:rPr>
              <w:t>×</w:t>
            </w:r>
            <w:r>
              <w:rPr>
                <w:lang w:val="vi-VN"/>
              </w:rPr>
              <w:t xml:space="preserve"> 22,4 =1,12 (L) → </w:t>
            </w:r>
            <w:r>
              <w:rPr>
                <w:b/>
                <w:lang w:val="vi-VN"/>
              </w:rPr>
              <w:t>Chọn B</w:t>
            </w:r>
          </w:p>
          <w:p>
            <w:pPr>
              <w:pStyle w:val="Normal"/>
              <w:jc w:val="left"/>
              <w:rPr>
                <w:lang w:val="vi-VN"/>
              </w:rPr>
            </w:pPr>
            <w:r>
              <w:rPr>
                <w:b/>
                <w:lang w:val="vi-VN"/>
              </w:rPr>
              <w:t xml:space="preserve">(iii)    </w:t>
            </w:r>
            <w:r>
              <w:rPr>
                <w:lang w:val="vi-VN"/>
              </w:rPr>
              <w:t xml:space="preserve">Bỏ qua giai đoạn (1): </w:t>
            </w:r>
            <w:r>
              <w:rPr/>
              <w:object w:dxaOrig="4040" w:dyaOrig="46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202pt;height:23pt" filled="f" o:ole="">
                  <v:imagedata r:id="rId297" o:title=""/>
                </v:shape>
                <o:OLEObject Type="Embed" ProgID="" ShapeID="ole_rId296" DrawAspect="Content" ObjectID="_657203199" r:id="rId296"/>
              </w:object>
            </w:r>
            <w:r>
              <w:rPr>
                <w:lang w:val="vi-VN"/>
              </w:rPr>
              <w:t xml:space="preserve"> → </w:t>
            </w:r>
            <w:r>
              <w:rPr>
                <w:b/>
                <w:lang w:val="vi-VN"/>
              </w:rPr>
              <w:t>Chọn A</w:t>
            </w:r>
          </w:p>
        </w:tc>
      </w:tr>
    </w:tbl>
    <w:p>
      <w:pPr>
        <w:pStyle w:val="Normal"/>
        <w:autoSpaceDE w:val="false"/>
        <w:rPr/>
      </w:pPr>
      <w:r>
        <w:rPr>
          <w:b/>
          <w:color w:val="FF0000"/>
          <w:szCs w:val="24"/>
        </w:rPr>
        <w:t>Câu 2:</w:t>
      </w:r>
      <w:r>
        <w:rPr>
          <w:szCs w:val="24"/>
        </w:rPr>
        <w:t xml:space="preserve"> </w:t>
      </w:r>
      <w:r>
        <w:rPr>
          <w:b/>
          <w:color w:val="0000FF"/>
          <w:szCs w:val="24"/>
        </w:rPr>
        <w:t>Đáp án C</w:t>
      </w:r>
    </w:p>
    <w:p>
      <w:pPr>
        <w:pStyle w:val="Normal"/>
        <w:rPr/>
      </w:pPr>
      <w:r>
        <w:rPr/>
        <w:tab/>
      </w:r>
      <w:r>
        <w:rPr/>
        <w:object w:dxaOrig="7600" w:dyaOrig="184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380pt;height:92pt" filled="f" o:ole="">
            <v:imagedata r:id="rId299" o:title=""/>
          </v:shape>
          <o:OLEObject Type="Embed" ProgID="" ShapeID="ole_rId298" DrawAspect="Content" ObjectID="_843281642" r:id="rId298"/>
        </w:object>
      </w:r>
    </w:p>
    <w:p>
      <w:pPr>
        <w:pStyle w:val="Normal"/>
        <w:rPr/>
      </w:pPr>
      <w:r>
        <w:rPr/>
        <w:tab/>
      </w:r>
      <w:r>
        <w:rPr>
          <w:lang w:val="vi-VN"/>
        </w:rPr>
        <w:t xml:space="preserve">Theo bài: </w:t>
      </w:r>
      <w:r>
        <w:rPr>
          <w:lang w:val="vi-VN"/>
        </w:rPr>
        <w:object w:dxaOrig="3900" w:dyaOrig="660">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195pt;height:33pt" filled="f" o:ole="">
            <v:imagedata r:id="rId301" o:title=""/>
          </v:shape>
          <o:OLEObject Type="Embed" ProgID="" ShapeID="ole_rId300" DrawAspect="Content" ObjectID="_500018476" r:id="rId300"/>
        </w:object>
      </w:r>
      <w:r>
        <w:rPr>
          <w:lang w:val="vi-VN"/>
        </w:rPr>
        <w:t xml:space="preserve"> </w:t>
      </w:r>
    </w:p>
    <w:p>
      <w:pPr>
        <w:pStyle w:val="Normal"/>
        <w:jc w:val="left"/>
        <w:rPr>
          <w:lang w:val="vi-VN"/>
        </w:rPr>
      </w:pPr>
      <w:r>
        <w:rPr>
          <w:lang w:val="vi-VN"/>
        </w:rPr>
        <w:tab/>
        <w:t>X gồm: H</w:t>
      </w:r>
      <w:r>
        <w:rPr>
          <w:vertAlign w:val="superscript"/>
          <w:lang w:val="vi-VN"/>
        </w:rPr>
        <w:t>+</w:t>
      </w:r>
      <w:r>
        <w:rPr>
          <w:lang w:val="vi-VN"/>
        </w:rPr>
        <w:t xml:space="preserve"> (0,07 mol); Ba</w:t>
      </w:r>
      <w:r>
        <w:rPr>
          <w:vertAlign w:val="superscript"/>
          <w:lang w:val="vi-VN"/>
        </w:rPr>
        <w:t>2+</w:t>
      </w:r>
      <w:r>
        <w:rPr>
          <w:lang w:val="vi-VN"/>
        </w:rPr>
        <w:t xml:space="preserve"> (0,02 mol); </w:t>
      </w:r>
      <w:r>
        <w:rPr>
          <w:lang w:val="vi-VN"/>
        </w:rPr>
        <w:object w:dxaOrig="580" w:dyaOrig="38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29pt;height:19pt" filled="f" o:ole="">
            <v:imagedata r:id="rId303" o:title=""/>
          </v:shape>
          <o:OLEObject Type="Embed" ProgID="" ShapeID="ole_rId302" DrawAspect="Content" ObjectID="_908307278" r:id="rId302"/>
        </w:object>
      </w:r>
      <w:r>
        <w:rPr>
          <w:lang w:val="vi-VN"/>
        </w:rPr>
        <w:t xml:space="preserve"> (0,02 mol).</w:t>
      </w:r>
    </w:p>
    <w:p>
      <w:pPr>
        <w:pStyle w:val="Normal"/>
        <w:jc w:val="left"/>
        <w:rPr/>
      </w:pPr>
      <w:r>
        <w:rPr>
          <w:lang w:val="vi-VN"/>
        </w:rPr>
        <w:tab/>
        <w:t>H</w:t>
      </w:r>
      <w:r>
        <w:rPr>
          <w:vertAlign w:val="subscript"/>
          <w:lang w:val="vi-VN"/>
        </w:rPr>
        <w:t>2</w:t>
      </w:r>
      <w:r>
        <w:rPr>
          <w:lang w:val="vi-VN"/>
        </w:rPr>
        <w:t>SO</w:t>
      </w:r>
      <w:r>
        <w:rPr>
          <w:vertAlign w:val="subscript"/>
          <w:lang w:val="vi-VN"/>
        </w:rPr>
        <w:t>4</w:t>
      </w:r>
      <w:r>
        <w:rPr>
          <w:lang w:val="vi-VN"/>
        </w:rPr>
        <w:t xml:space="preserve"> gồm: H</w:t>
      </w:r>
      <w:r>
        <w:rPr>
          <w:vertAlign w:val="superscript"/>
          <w:lang w:val="vi-VN"/>
        </w:rPr>
        <w:t>+</w:t>
      </w:r>
      <w:r>
        <w:rPr>
          <w:lang w:val="vi-VN"/>
        </w:rPr>
        <w:t xml:space="preserve"> (0,07 mol);</w:t>
      </w:r>
      <w:r>
        <w:rPr/>
        <w:object w:dxaOrig="540" w:dyaOrig="380">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27pt;height:19pt" filled="f" o:ole="">
            <v:imagedata r:id="rId305" o:title=""/>
          </v:shape>
          <o:OLEObject Type="Embed" ProgID="" ShapeID="ole_rId304" DrawAspect="Content" ObjectID="_1785482548" r:id="rId304"/>
        </w:object>
      </w:r>
      <w:r>
        <w:rPr>
          <w:lang w:val="vi-VN"/>
        </w:rPr>
        <w:t xml:space="preserve"> (0,035 mol).</w:t>
      </w:r>
    </w:p>
    <w:p>
      <w:pPr>
        <w:pStyle w:val="Normal"/>
        <w:jc w:val="left"/>
        <w:rPr>
          <w:lang w:val="vi-VN"/>
        </w:rPr>
      </w:pPr>
      <w:r>
        <w:rPr>
          <w:lang w:val="vi-VN"/>
        </w:rPr>
        <w:tab/>
        <w:t>Theo thứ tự các phản ứng như sau:</w:t>
      </w:r>
    </w:p>
    <w:p>
      <w:pPr>
        <w:pStyle w:val="Normal"/>
        <w:jc w:val="left"/>
        <w:rPr>
          <w:lang w:val="vi-VN"/>
        </w:rPr>
      </w:pPr>
      <w:r>
        <w:rPr>
          <w:lang w:val="vi-VN"/>
        </w:rPr>
        <w:tab/>
      </w:r>
      <w:r>
        <w:rPr/>
        <w:object w:dxaOrig="7260" w:dyaOrig="76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363pt;height:38pt" filled="f" o:ole="">
            <v:imagedata r:id="rId307" o:title=""/>
          </v:shape>
          <o:OLEObject Type="Embed" ProgID="" ShapeID="ole_rId306" DrawAspect="Content" ObjectID="_1013197342" r:id="rId306"/>
        </w:object>
      </w:r>
      <w:r>
        <w:rPr>
          <w:lang w:val="vi-VN"/>
        </w:rPr>
        <w:t xml:space="preserve">        (3-4)</w:t>
      </w:r>
    </w:p>
    <w:p>
      <w:pPr>
        <w:pStyle w:val="Normal"/>
        <w:jc w:val="left"/>
        <w:rPr/>
      </w:pPr>
      <w:r>
        <w:rPr>
          <w:lang w:val="vi-VN"/>
        </w:rPr>
        <w:tab/>
      </w:r>
      <w:r>
        <w:rPr/>
        <w:object w:dxaOrig="8160" w:dyaOrig="1680">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408pt;height:84pt" filled="f" o:ole="">
            <v:imagedata r:id="rId309" o:title=""/>
          </v:shape>
          <o:OLEObject Type="Embed" ProgID="" ShapeID="ole_rId308" DrawAspect="Content" ObjectID="_581168875" r:id="rId308"/>
        </w:object>
      </w:r>
      <w:r>
        <w:rPr>
          <w:lang w:val="vi-VN"/>
        </w:rPr>
        <w:t xml:space="preserve"> </w:t>
      </w:r>
    </w:p>
    <w:p>
      <w:pPr>
        <w:pStyle w:val="Normal"/>
        <w:jc w:val="left"/>
        <w:rPr>
          <w:lang w:val="vi-VN"/>
        </w:rPr>
      </w:pPr>
      <w:r>
        <w:rPr>
          <w:lang w:val="vi-VN"/>
        </w:rPr>
        <w:tab/>
      </w:r>
      <w:r>
        <w:rPr/>
        <w:object w:dxaOrig="5400" w:dyaOrig="46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270pt;height:23pt" filled="f" o:ole="">
            <v:imagedata r:id="rId311" o:title=""/>
          </v:shape>
          <o:OLEObject Type="Embed" ProgID="" ShapeID="ole_rId310" DrawAspect="Content" ObjectID="_1675665017" r:id="rId310"/>
        </w:object>
      </w:r>
      <w:r>
        <w:rPr/>
        <w:tab/>
      </w:r>
      <w:r>
        <w:rPr/>
        <w:object w:dxaOrig="180" w:dyaOrig="279">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9pt;height:13.95pt" filled="f" o:ole="">
            <v:imagedata r:id="rId313" o:title=""/>
          </v:shape>
          <o:OLEObject Type="Embed" ProgID="" ShapeID="ole_rId312" DrawAspect="Content" ObjectID="_1172346634" r:id="rId312"/>
        </w:object>
      </w:r>
      <w: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lang w:val="vi-VN"/>
              </w:rPr>
            </w:pPr>
            <w:r>
              <w:rPr>
                <w:b/>
                <w:lang w:val="vi-VN"/>
              </w:rPr>
              <w:t xml:space="preserve">(i)    </w:t>
            </w:r>
            <w:r>
              <w:rPr>
                <w:lang w:val="vi-VN"/>
              </w:rPr>
              <w:t>Chỉ tính kết tủa BaSO</w:t>
            </w:r>
            <w:r>
              <w:rPr>
                <w:vertAlign w:val="subscript"/>
                <w:lang w:val="vi-VN"/>
              </w:rPr>
              <w:t>4</w:t>
            </w:r>
            <w:r>
              <w:rPr>
                <w:lang w:val="vi-VN"/>
              </w:rPr>
              <w:t xml:space="preserve">: m = 0,02.233 = 4,66 gam                     </w:t>
            </w:r>
            <w:r>
              <w:rPr>
                <w:b/>
                <w:lang w:val="vi-VN"/>
              </w:rPr>
              <w:t>→ Chọn D</w:t>
            </w:r>
          </w:p>
          <w:p>
            <w:pPr>
              <w:pStyle w:val="Normal"/>
              <w:rPr>
                <w:lang w:val="vi-VN"/>
              </w:rPr>
            </w:pPr>
            <w:r>
              <w:rPr>
                <w:b/>
                <w:lang w:val="vi-VN"/>
              </w:rPr>
              <w:t xml:space="preserve">(ii)   </w:t>
            </w:r>
            <w:r>
              <w:rPr>
                <w:lang w:val="vi-VN"/>
              </w:rPr>
              <w:t xml:space="preserve">Bỏ qua phản ứng (6): m = 0,02.233 + 0,02.78 = 6,22 gam         </w:t>
            </w:r>
            <w:r>
              <w:rPr>
                <w:b/>
                <w:lang w:val="vi-VN"/>
              </w:rPr>
              <w:t>→ Chọn A</w:t>
            </w:r>
          </w:p>
          <w:p>
            <w:pPr>
              <w:pStyle w:val="Normal"/>
              <w:rPr>
                <w:lang w:val="vi-VN"/>
              </w:rPr>
            </w:pPr>
            <w:r>
              <w:rPr>
                <w:b/>
                <w:lang w:val="vi-VN"/>
              </w:rPr>
              <w:t xml:space="preserve">(iii)  </w:t>
            </w:r>
            <w:r>
              <w:rPr>
                <w:lang w:val="vi-VN"/>
              </w:rPr>
              <w:t xml:space="preserve">Bỏ qua (4) và (6): m = 0,02.78 = 1,56 gam                                 </w:t>
            </w:r>
            <w:r>
              <w:rPr>
                <w:b/>
                <w:lang w:val="vi-VN"/>
              </w:rPr>
              <w:t>→ Chọn B</w:t>
            </w:r>
          </w:p>
        </w:tc>
      </w:tr>
    </w:tbl>
    <w:p>
      <w:pPr>
        <w:pStyle w:val="Normal"/>
        <w:autoSpaceDE w:val="false"/>
        <w:rPr/>
      </w:pPr>
      <w:r>
        <w:rPr>
          <w:b/>
          <w:color w:val="FF0000"/>
          <w:szCs w:val="24"/>
          <w:lang w:val="vi-VN"/>
        </w:rPr>
        <w:t>Câu 3:</w:t>
      </w:r>
      <w:r>
        <w:rPr>
          <w:szCs w:val="24"/>
          <w:lang w:val="vi-VN"/>
        </w:rPr>
        <w:t xml:space="preserve"> </w:t>
      </w:r>
      <w:r>
        <w:rPr>
          <w:b/>
          <w:color w:val="0000FF"/>
          <w:szCs w:val="24"/>
          <w:lang w:val="vi-VN"/>
        </w:rPr>
        <w:t>Đáp án B</w:t>
      </w:r>
    </w:p>
    <w:p>
      <w:pPr>
        <w:pStyle w:val="Normal"/>
        <w:rPr>
          <w:lang w:val="vi-VN"/>
        </w:rPr>
      </w:pPr>
      <w:r>
        <w:rPr>
          <w:lang w:val="vi-VN"/>
        </w:rPr>
        <w:tab/>
        <w:t>Phần một tác dụng với dung dịch NaOH dư:</w:t>
      </w:r>
    </w:p>
    <w:p>
      <w:pPr>
        <w:pStyle w:val="Normal"/>
        <w:rPr/>
      </w:pPr>
      <w:r>
        <w:rPr>
          <w:lang w:val="vi-VN"/>
        </w:rPr>
        <w:tab/>
      </w:r>
      <w:r>
        <w:rPr/>
        <w:object w:dxaOrig="7100" w:dyaOrig="96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355pt;height:48pt" filled="f" o:ole="">
            <v:imagedata r:id="rId315" o:title=""/>
          </v:shape>
          <o:OLEObject Type="Embed" ProgID="" ShapeID="ole_rId314" DrawAspect="Content" ObjectID="_69375735" r:id="rId314"/>
        </w:object>
      </w:r>
      <w:r>
        <w:rPr>
          <w:lang w:val="vi-VN"/>
        </w:rPr>
        <w:t xml:space="preserve"> </w:t>
      </w:r>
    </w:p>
    <w:p>
      <w:pPr>
        <w:pStyle w:val="Normal"/>
        <w:jc w:val="left"/>
        <w:rPr/>
      </w:pPr>
      <w:r>
        <w:rPr>
          <w:lang w:val="vi-VN"/>
        </w:rPr>
        <w:tab/>
        <w:t>Phần hai tác dụng với dung dịch BaCl</w:t>
      </w:r>
      <w:r>
        <w:rPr>
          <w:vertAlign w:val="subscript"/>
          <w:lang w:val="vi-VN"/>
        </w:rPr>
        <w:t>2</w:t>
      </w:r>
      <w:r>
        <w:rPr>
          <w:lang w:val="vi-VN"/>
        </w:rPr>
        <w:t xml:space="preserve"> dư:</w:t>
      </w:r>
    </w:p>
    <w:p>
      <w:pPr>
        <w:pStyle w:val="Normal"/>
        <w:jc w:val="left"/>
        <w:rPr/>
      </w:pPr>
      <w:r>
        <w:rPr>
          <w:lang w:val="vi-VN"/>
        </w:rPr>
        <w:tab/>
      </w:r>
      <w:r>
        <w:rPr/>
        <w:object w:dxaOrig="7060" w:dyaOrig="46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353pt;height:23pt" filled="f" o:ole="">
            <v:imagedata r:id="rId317" o:title=""/>
          </v:shape>
          <o:OLEObject Type="Embed" ProgID="" ShapeID="ole_rId316" DrawAspect="Content" ObjectID="_2002697951" r:id="rId316"/>
        </w:object>
      </w:r>
      <w:r>
        <w:rPr>
          <w:lang w:val="vi-V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lang w:val="vi-VN"/>
              </w:rPr>
            </w:pPr>
            <w:r>
              <w:rPr>
                <w:b/>
                <w:lang w:val="vi-VN"/>
              </w:rPr>
              <w:t xml:space="preserve">(i)    </w:t>
            </w:r>
            <w:r>
              <w:rPr>
                <w:lang w:val="vi-VN"/>
              </w:rPr>
              <w:t>Chỉ tính khối lượng chất tan trong một phần:</w:t>
            </w:r>
          </w:p>
          <w:p>
            <w:pPr>
              <w:pStyle w:val="Normal"/>
              <w:jc w:val="left"/>
              <w:rPr>
                <w:lang w:val="vi-VN"/>
              </w:rPr>
            </w:pPr>
            <w:r>
              <w:rPr>
                <w:rFonts w:eastAsia="Times New Roman"/>
                <w:lang w:val="vi-VN"/>
              </w:rPr>
              <w:t xml:space="preserve">         </w:t>
            </w:r>
            <w:r>
              <w:rPr>
                <w:lang w:val="vi-VN"/>
              </w:rPr>
              <w:t xml:space="preserve">m = [0,02.24 + 0,02.18 + 0,01.96 + 0,04.35,5] = 3,22 </w:t>
            </w:r>
            <w:r>
              <w:rPr/>
              <w:t>(</w:t>
            </w:r>
            <w:r>
              <w:rPr>
                <w:lang w:val="vi-VN"/>
              </w:rPr>
              <w:t>gam</w:t>
            </w:r>
            <w:r>
              <w:rPr/>
              <w:t>)</w:t>
            </w:r>
            <w:r>
              <w:rPr>
                <w:lang w:val="vi-VN"/>
              </w:rPr>
              <w:t xml:space="preserve"> </w:t>
            </w:r>
            <w:r>
              <w:rPr>
                <w:b/>
                <w:lang w:val="vi-VN"/>
              </w:rPr>
              <w:t>→ Chọn A</w:t>
            </w:r>
          </w:p>
          <w:p>
            <w:pPr>
              <w:pStyle w:val="Normal"/>
              <w:rPr/>
            </w:pPr>
            <w:r>
              <w:rPr>
                <w:b/>
                <w:lang w:val="vi-VN"/>
              </w:rPr>
              <w:t xml:space="preserve">(ii)   </w:t>
            </w:r>
            <w:r>
              <w:rPr>
                <w:lang w:val="vi-VN"/>
              </w:rPr>
              <w:t>Bỏ qua amoni khi cô cạn và không nhân với 2</w:t>
            </w:r>
          </w:p>
          <w:p>
            <w:pPr>
              <w:pStyle w:val="Normal"/>
              <w:rPr>
                <w:lang w:val="vi-VN"/>
              </w:rPr>
            </w:pPr>
            <w:r>
              <w:rPr>
                <w:rFonts w:eastAsia="Times New Roman"/>
                <w:lang w:val="vi-VN"/>
              </w:rPr>
              <w:t xml:space="preserve">        </w:t>
            </w:r>
            <w:r>
              <w:rPr>
                <w:lang w:val="vi-VN"/>
              </w:rPr>
              <w:t xml:space="preserve">0,02.24 + 0,01.96 + 0,04.35,5 = 2,86 (gam) </w:t>
            </w:r>
            <w:r>
              <w:rPr>
                <w:b/>
                <w:lang w:val="vi-VN"/>
              </w:rPr>
              <w:t>→ Chọn D</w:t>
            </w:r>
          </w:p>
          <w:p>
            <w:pPr>
              <w:pStyle w:val="Normal"/>
              <w:rPr/>
            </w:pPr>
            <w:r>
              <w:rPr>
                <w:b/>
                <w:lang w:val="vi-VN"/>
              </w:rPr>
              <w:t xml:space="preserve">(iii)  </w:t>
            </w:r>
            <w:r>
              <w:rPr>
                <w:lang w:val="vi-VN"/>
              </w:rPr>
              <w:t xml:space="preserve">Bỏ qua amoni khi cô cạn </w:t>
            </w:r>
            <w:r>
              <w:rPr>
                <w:lang w:val="fr-FR"/>
              </w:rPr>
              <w:t>:</w:t>
            </w:r>
          </w:p>
          <w:p>
            <w:pPr>
              <w:pStyle w:val="Normal"/>
              <w:rPr>
                <w:lang w:val="vi-VN"/>
              </w:rPr>
            </w:pPr>
            <w:r>
              <w:rPr>
                <w:rFonts w:eastAsia="Times New Roman"/>
                <w:lang w:val="fr-FR"/>
              </w:rPr>
              <w:t xml:space="preserve">        </w:t>
            </w:r>
            <w:r>
              <w:rPr>
                <w:lang w:val="fr-FR"/>
              </w:rPr>
              <w:t>2.</w:t>
            </w:r>
            <w:r>
              <w:rPr>
                <w:lang w:val="vi-VN"/>
              </w:rPr>
              <w:t>[0,02.24 + 0,01.96 + 0,04.35,5]</w:t>
            </w:r>
            <w:r>
              <w:rPr/>
              <w:t xml:space="preserve"> = 5,72</w:t>
            </w:r>
            <w:r>
              <w:rPr>
                <w:lang w:val="vi-VN"/>
              </w:rPr>
              <w:t xml:space="preserve"> </w:t>
            </w:r>
            <w:r>
              <w:rPr/>
              <w:t>(</w:t>
            </w:r>
            <w:r>
              <w:rPr>
                <w:lang w:val="vi-VN"/>
              </w:rPr>
              <w:t>gam</w:t>
            </w:r>
            <w:r>
              <w:rPr/>
              <w:t>)</w:t>
            </w:r>
            <w:r>
              <w:rPr>
                <w:lang w:val="vi-VN"/>
              </w:rPr>
              <w:t xml:space="preserve"> </w:t>
            </w:r>
            <w:r>
              <w:rPr>
                <w:b/>
                <w:lang w:val="vi-VN"/>
              </w:rPr>
              <w:t>→ Chọn C</w:t>
            </w:r>
          </w:p>
        </w:tc>
      </w:tr>
    </w:tbl>
    <w:p>
      <w:pPr>
        <w:pStyle w:val="Normal"/>
        <w:autoSpaceDE w:val="false"/>
        <w:rPr>
          <w:b/>
          <w:color w:val="0000FF"/>
          <w:szCs w:val="24"/>
        </w:rPr>
      </w:pPr>
      <w:r>
        <w:rPr>
          <w:b/>
          <w:color w:val="FF0000"/>
          <w:szCs w:val="24"/>
          <w:lang w:val="vi-VN"/>
        </w:rPr>
        <w:t>Câu 4:</w:t>
      </w:r>
      <w:r>
        <w:rPr>
          <w:szCs w:val="24"/>
          <w:lang w:val="vi-VN"/>
        </w:rPr>
        <w:t xml:space="preserve"> </w:t>
      </w:r>
      <w:r>
        <w:rPr>
          <w:b/>
          <w:color w:val="0000FF"/>
          <w:szCs w:val="24"/>
          <w:lang w:val="vi-VN"/>
        </w:rPr>
        <w:t>Đáp án A</w:t>
      </w:r>
    </w:p>
    <w:p>
      <w:pPr>
        <w:pStyle w:val="Normal"/>
        <w:autoSpaceDE w:val="false"/>
        <w:rPr/>
      </w:pPr>
      <w:r>
        <w:rPr>
          <w:b/>
          <w:color w:val="0000FF"/>
          <w:szCs w:val="24"/>
          <w:lang w:val="vi-VN"/>
        </w:rPr>
        <w:tab/>
      </w:r>
      <w:r>
        <w:rPr>
          <w:szCs w:val="24"/>
          <w:lang w:val="vi-VN"/>
        </w:rPr>
        <w:t>+ Phần một tác dụng với Na</w:t>
      </w:r>
      <w:r>
        <w:rPr>
          <w:szCs w:val="24"/>
          <w:vertAlign w:val="subscript"/>
          <w:lang w:val="vi-VN"/>
        </w:rPr>
        <w:t>2</w:t>
      </w:r>
      <w:r>
        <w:rPr>
          <w:szCs w:val="24"/>
          <w:lang w:val="vi-VN"/>
        </w:rPr>
        <w:t>CO</w:t>
      </w:r>
      <w:r>
        <w:rPr>
          <w:szCs w:val="24"/>
          <w:vertAlign w:val="subscript"/>
          <w:lang w:val="vi-VN"/>
        </w:rPr>
        <w:t>3</w:t>
      </w:r>
      <w:r>
        <w:rPr>
          <w:szCs w:val="24"/>
          <w:lang w:val="vi-VN"/>
        </w:rPr>
        <w:t>:</w:t>
      </w:r>
    </w:p>
    <w:p>
      <w:pPr>
        <w:pStyle w:val="Normal"/>
        <w:autoSpaceDE w:val="false"/>
        <w:rPr>
          <w:szCs w:val="24"/>
          <w:lang w:val="vi-VN"/>
        </w:rPr>
      </w:pPr>
      <w:r>
        <w:rPr>
          <w:szCs w:val="24"/>
          <w:lang w:val="vi-VN"/>
        </w:rPr>
        <w:tab/>
      </w:r>
      <w:r>
        <w:rPr/>
        <w:object w:dxaOrig="6960" w:dyaOrig="1640">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348pt;height:82pt" filled="f" o:ole="">
            <v:imagedata r:id="rId319" o:title=""/>
          </v:shape>
          <o:OLEObject Type="Embed" ProgID="" ShapeID="ole_rId318" DrawAspect="Content" ObjectID="_2072190045" r:id="rId318"/>
        </w:object>
      </w:r>
    </w:p>
    <w:p>
      <w:pPr>
        <w:pStyle w:val="Normal"/>
        <w:autoSpaceDE w:val="false"/>
        <w:jc w:val="left"/>
        <w:rPr/>
      </w:pPr>
      <w:r>
        <w:rPr>
          <w:szCs w:val="24"/>
          <w:lang w:val="vi-VN"/>
        </w:rPr>
        <w:tab/>
        <w:t>+ Phần hai tác dụng với Ca(OH)</w:t>
      </w:r>
      <w:r>
        <w:rPr>
          <w:szCs w:val="24"/>
          <w:vertAlign w:val="subscript"/>
          <w:lang w:val="vi-VN"/>
        </w:rPr>
        <w:t>2</w:t>
      </w:r>
      <w:r>
        <w:rPr>
          <w:szCs w:val="24"/>
          <w:lang w:val="vi-VN"/>
        </w:rPr>
        <w:t xml:space="preserve"> dư:</w:t>
      </w:r>
    </w:p>
    <w:p>
      <w:pPr>
        <w:pStyle w:val="Normal"/>
        <w:autoSpaceDE w:val="false"/>
        <w:jc w:val="left"/>
        <w:rPr>
          <w:szCs w:val="24"/>
          <w:lang w:val="vi-VN"/>
        </w:rPr>
      </w:pPr>
      <w:r>
        <w:rPr>
          <w:szCs w:val="24"/>
          <w:lang w:val="vi-VN"/>
        </w:rPr>
        <w:tab/>
      </w:r>
      <w:r>
        <w:rPr/>
        <w:object w:dxaOrig="6940" w:dyaOrig="242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347pt;height:121pt" filled="f" o:ole="">
            <v:imagedata r:id="rId321" o:title=""/>
          </v:shape>
          <o:OLEObject Type="Embed" ProgID="" ShapeID="ole_rId320" DrawAspect="Content" ObjectID="_1276622066" r:id="rId320"/>
        </w:object>
      </w:r>
    </w:p>
    <w:p>
      <w:pPr>
        <w:pStyle w:val="Normal"/>
        <w:autoSpaceDE w:val="false"/>
        <w:rPr>
          <w:szCs w:val="24"/>
          <w:lang w:val="vi-VN"/>
        </w:rPr>
      </w:pPr>
      <w:r>
        <w:rPr>
          <w:rFonts w:eastAsia="Times New Roman"/>
          <w:szCs w:val="24"/>
          <w:lang w:val="vi-VN"/>
        </w:rPr>
        <w:t xml:space="preserve">           </w:t>
      </w:r>
      <w:r>
        <w:rPr>
          <w:szCs w:val="24"/>
          <w:lang w:val="vi-VN"/>
        </w:rPr>
        <w:t>(Do ion Ca</w:t>
      </w:r>
      <w:r>
        <w:rPr>
          <w:szCs w:val="24"/>
          <w:vertAlign w:val="superscript"/>
          <w:lang w:val="vi-VN"/>
        </w:rPr>
        <w:t>2+</w:t>
      </w:r>
      <w:r>
        <w:rPr>
          <w:szCs w:val="24"/>
          <w:lang w:val="vi-VN"/>
        </w:rPr>
        <w:t xml:space="preserve"> tạo kết tủa trước và dư nên toàn bộ ion </w:t>
      </w:r>
      <w:r>
        <w:rPr>
          <w:szCs w:val="24"/>
        </w:rPr>
        <w:object w:dxaOrig="520" w:dyaOrig="38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26pt;height:19pt" filled="f" o:ole="">
            <v:imagedata r:id="rId323" o:title=""/>
          </v:shape>
          <o:OLEObject Type="Embed" ProgID="" ShapeID="ole_rId322" DrawAspect="Content" ObjectID="_1413573624" r:id="rId322"/>
        </w:object>
      </w:r>
      <w:r>
        <w:rPr>
          <w:szCs w:val="24"/>
          <w:lang w:val="vi-VN"/>
        </w:rPr>
        <w:t>đều chỉ chuyển vào CaCO</w:t>
      </w:r>
      <w:r>
        <w:rPr>
          <w:szCs w:val="24"/>
          <w:vertAlign w:val="subscript"/>
          <w:lang w:val="vi-VN"/>
        </w:rPr>
        <w:t>3</w:t>
      </w:r>
      <w:r>
        <w:rPr>
          <w:szCs w:val="24"/>
          <w:lang w:val="vi-VN"/>
        </w:rPr>
        <w:t>).</w:t>
      </w:r>
    </w:p>
    <w:p>
      <w:pPr>
        <w:pStyle w:val="Normal"/>
        <w:autoSpaceDE w:val="false"/>
        <w:rPr>
          <w:szCs w:val="24"/>
          <w:lang w:val="vi-VN"/>
        </w:rPr>
      </w:pPr>
      <w:r>
        <w:rPr>
          <w:szCs w:val="24"/>
          <w:lang w:val="vi-VN"/>
        </w:rPr>
        <w:tab/>
        <w:t xml:space="preserve">Áp dụng định luật trung hòa điện với </w:t>
      </w:r>
      <w:r>
        <w:rPr>
          <w:szCs w:val="24"/>
        </w:rPr>
        <w:object w:dxaOrig="240" w:dyaOrig="62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12pt;height:31pt" filled="f" o:ole="">
            <v:imagedata r:id="rId325" o:title=""/>
          </v:shape>
          <o:OLEObject Type="Embed" ProgID="" ShapeID="ole_rId324" DrawAspect="Content" ObjectID="_537757073" r:id="rId324"/>
        </w:object>
      </w:r>
      <w:r>
        <w:rPr>
          <w:szCs w:val="24"/>
          <w:lang w:val="vi-VN"/>
        </w:rPr>
        <w:t xml:space="preserve"> dung dịch X ta có : 2x + 2y = z +0,04.</w:t>
      </w:r>
    </w:p>
    <w:p>
      <w:pPr>
        <w:pStyle w:val="Normal"/>
        <w:autoSpaceDE w:val="false"/>
        <w:rPr/>
      </w:pPr>
      <w:r>
        <w:rPr>
          <w:szCs w:val="24"/>
          <w:lang w:val="vi-VN"/>
        </w:rPr>
        <w:tab/>
      </w:r>
      <w:r>
        <w:rPr/>
        <w:object w:dxaOrig="3640" w:dyaOrig="1120">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182pt;height:56pt" filled="f" o:ole="">
            <v:imagedata r:id="rId327" o:title=""/>
          </v:shape>
          <o:OLEObject Type="Embed" ProgID="" ShapeID="ole_rId326" DrawAspect="Content" ObjectID="_363013309" r:id="rId326"/>
        </w:object>
      </w:r>
      <w:r>
        <w:rPr>
          <w:szCs w:val="24"/>
        </w:rPr>
        <w:t xml:space="preserve"> </w:t>
      </w:r>
    </w:p>
    <w:p>
      <w:pPr>
        <w:pStyle w:val="Normal"/>
        <w:autoSpaceDE w:val="false"/>
        <w:rPr>
          <w:szCs w:val="24"/>
        </w:rPr>
      </w:pPr>
      <w:r>
        <w:rPr>
          <w:szCs w:val="24"/>
        </w:rPr>
        <w:tab/>
        <w:t>m = 2(0,02.40 + 0,02.24 + 0,04.61 + 0,04.35,5) = 10,28 gam</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lang w:val="vi-VN"/>
              </w:rPr>
              <w:t>Chỉ tính khối lượng chất tan trong một phần:</w:t>
            </w:r>
          </w:p>
          <w:p>
            <w:pPr>
              <w:pStyle w:val="Normal"/>
              <w:jc w:val="left"/>
              <w:rPr>
                <w:lang w:val="vi-VN"/>
              </w:rPr>
            </w:pPr>
            <w:r>
              <w:rPr>
                <w:rFonts w:eastAsia="Times New Roman"/>
                <w:lang w:val="vi-VN"/>
              </w:rPr>
              <w:t xml:space="preserve">         </w:t>
            </w:r>
            <w:r>
              <w:rPr>
                <w:szCs w:val="24"/>
                <w:lang w:val="vi-VN"/>
              </w:rPr>
              <w:t>m = (0,02.40 + 0,02.24 + 0,04.61 + 0,02.35,5) = 5,14 gam</w:t>
            </w:r>
            <w:r>
              <w:rPr>
                <w:b/>
                <w:lang w:val="vi-VN"/>
              </w:rPr>
              <w:t xml:space="preserve"> → Chọn B</w:t>
            </w:r>
          </w:p>
          <w:p>
            <w:pPr>
              <w:pStyle w:val="Normal"/>
              <w:rPr/>
            </w:pPr>
            <w:r>
              <w:rPr>
                <w:b/>
                <w:lang w:val="vi-VN"/>
              </w:rPr>
              <w:t xml:space="preserve">(ii)   </w:t>
            </w:r>
            <w:r>
              <w:rPr>
                <w:lang w:val="vi-VN"/>
              </w:rPr>
              <w:t>Bỏ qua khối lượng góc hidrocacbonat:</w:t>
            </w:r>
          </w:p>
          <w:p>
            <w:pPr>
              <w:pStyle w:val="Normal"/>
              <w:rPr>
                <w:lang w:val="vi-VN"/>
              </w:rPr>
            </w:pPr>
            <w:r>
              <w:rPr>
                <w:rFonts w:eastAsia="Times New Roman"/>
                <w:szCs w:val="24"/>
              </w:rPr>
              <w:t xml:space="preserve">         </w:t>
            </w:r>
            <w:r>
              <w:rPr>
                <w:szCs w:val="24"/>
              </w:rPr>
              <w:t>m = 2(0,02.40 + 0,02.24 + 0,04.35,5) = 5,40gam</w:t>
            </w:r>
            <w:r>
              <w:rPr>
                <w:b/>
                <w:lang w:val="vi-VN"/>
              </w:rPr>
              <w:t xml:space="preserve"> → Chọn C</w:t>
            </w:r>
          </w:p>
        </w:tc>
      </w:tr>
    </w:tbl>
    <w:p>
      <w:pPr>
        <w:pStyle w:val="Normal"/>
        <w:autoSpaceDE w:val="false"/>
        <w:rPr/>
      </w:pPr>
      <w:r>
        <w:rPr>
          <w:b/>
          <w:color w:val="FF0000"/>
          <w:szCs w:val="24"/>
          <w:lang w:val="vi-VN"/>
        </w:rPr>
        <w:t>Câu 5:</w:t>
      </w:r>
      <w:r>
        <w:rPr>
          <w:szCs w:val="24"/>
          <w:lang w:val="vi-VN"/>
        </w:rPr>
        <w:t xml:space="preserve"> </w:t>
      </w:r>
      <w:r>
        <w:rPr>
          <w:b/>
          <w:color w:val="0000FF"/>
          <w:szCs w:val="24"/>
          <w:lang w:val="vi-VN"/>
        </w:rPr>
        <w:t>Đáp án B</w:t>
      </w:r>
    </w:p>
    <w:p>
      <w:pPr>
        <w:pStyle w:val="Normal"/>
        <w:autoSpaceDE w:val="false"/>
        <w:rPr>
          <w:szCs w:val="24"/>
          <w:lang w:val="vi-VN"/>
        </w:rPr>
      </w:pPr>
      <w:r>
        <w:rPr>
          <w:b/>
          <w:color w:val="0000FF"/>
          <w:szCs w:val="24"/>
          <w:lang w:val="vi-VN"/>
        </w:rPr>
        <w:tab/>
      </w:r>
      <w:r>
        <w:rPr>
          <w:szCs w:val="24"/>
          <w:lang w:val="vi-VN"/>
        </w:rPr>
        <w:t>Tự chọn số mol các khí trong X: N</w:t>
      </w:r>
      <w:r>
        <w:rPr>
          <w:szCs w:val="24"/>
          <w:vertAlign w:val="subscript"/>
          <w:lang w:val="vi-VN"/>
        </w:rPr>
        <w:t>2</w:t>
      </w:r>
      <w:r>
        <w:rPr>
          <w:szCs w:val="24"/>
          <w:lang w:val="vi-VN"/>
        </w:rPr>
        <w:t xml:space="preserve"> (1 mol) và H</w:t>
      </w:r>
      <w:r>
        <w:rPr>
          <w:szCs w:val="24"/>
          <w:vertAlign w:val="subscript"/>
          <w:lang w:val="vi-VN"/>
        </w:rPr>
        <w:t>2</w:t>
      </w:r>
      <w:r>
        <w:rPr>
          <w:szCs w:val="24"/>
          <w:lang w:val="vi-VN"/>
        </w:rPr>
        <w:t xml:space="preserve"> (4 mol): m</w:t>
      </w:r>
      <w:r>
        <w:rPr>
          <w:szCs w:val="24"/>
          <w:vertAlign w:val="subscript"/>
          <w:lang w:val="vi-VN"/>
        </w:rPr>
        <w:t>x</w:t>
      </w:r>
      <w:r>
        <w:rPr>
          <w:szCs w:val="24"/>
          <w:lang w:val="vi-VN"/>
        </w:rPr>
        <w:t xml:space="preserve"> =1,28 + 4,2 = 36 gam</w:t>
      </w:r>
    </w:p>
    <w:p>
      <w:pPr>
        <w:pStyle w:val="Normal"/>
        <w:autoSpaceDE w:val="false"/>
        <w:rPr>
          <w:szCs w:val="24"/>
        </w:rPr>
      </w:pPr>
      <w:r>
        <w:rPr>
          <w:szCs w:val="24"/>
          <w:lang w:val="vi-VN"/>
        </w:rPr>
        <w:tab/>
      </w:r>
      <w:r>
        <w:rPr>
          <w:szCs w:val="24"/>
        </w:rPr>
        <w:t xml:space="preserve">Bảo toàn khối lượng: </w:t>
      </w:r>
      <w:r>
        <w:rPr/>
        <w:object w:dxaOrig="4700" w:dyaOrig="74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235pt;height:37pt" filled="f" o:ole="">
            <v:imagedata r:id="rId329" o:title=""/>
          </v:shape>
          <o:OLEObject Type="Embed" ProgID="" ShapeID="ole_rId328" DrawAspect="Content" ObjectID="_1305610640" r:id="rId328"/>
        </w:object>
      </w:r>
    </w:p>
    <w:p>
      <w:pPr>
        <w:pStyle w:val="Normal"/>
        <w:autoSpaceDE w:val="false"/>
        <w:rPr>
          <w:szCs w:val="24"/>
        </w:rPr>
      </w:pPr>
      <w:r>
        <w:rPr>
          <w:szCs w:val="24"/>
        </w:rPr>
        <w:tab/>
        <w:t>Phản ứng tổng hợp amoiac:</w:t>
      </w:r>
    </w:p>
    <w:p>
      <w:pPr>
        <w:pStyle w:val="Normal"/>
        <w:autoSpaceDE w:val="false"/>
        <w:rPr>
          <w:szCs w:val="24"/>
        </w:rPr>
      </w:pPr>
      <w:r>
        <w:rPr>
          <w:szCs w:val="24"/>
        </w:rPr>
        <w:tab/>
        <w:tab/>
        <w:t xml:space="preserve">    </w:t>
      </w:r>
      <w:r>
        <w:rPr/>
        <w:object w:dxaOrig="2299" w:dyaOrig="560">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14.95pt;height:28pt" filled="f" o:ole="">
            <v:imagedata r:id="rId331" o:title=""/>
          </v:shape>
          <o:OLEObject Type="Embed" ProgID="" ShapeID="ole_rId330" DrawAspect="Content" ObjectID="_444783739" r:id="rId330"/>
        </w:object>
      </w:r>
    </w:p>
    <w:p>
      <w:pPr>
        <w:pStyle w:val="Normal"/>
        <w:autoSpaceDE w:val="false"/>
        <w:rPr>
          <w:szCs w:val="24"/>
        </w:rPr>
      </w:pPr>
      <w:r>
        <w:rPr>
          <w:szCs w:val="24"/>
        </w:rPr>
        <w:tab/>
        <w:t>Ban đầu:  1          4</w:t>
      </w:r>
    </w:p>
    <w:p>
      <w:pPr>
        <w:pStyle w:val="Normal"/>
        <w:autoSpaceDE w:val="false"/>
        <w:rPr/>
      </w:pPr>
      <w:r>
        <w:rPr>
          <w:szCs w:val="24"/>
        </w:rPr>
        <w:tab/>
        <w:t>Phản ứng: x</w:t>
      </w:r>
      <w:r>
        <w:rPr>
          <w:szCs w:val="24"/>
        </w:rPr>
        <w:object w:dxaOrig="620" w:dyaOrig="32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31pt;height:16pt" filled="f" o:ole="">
            <v:imagedata r:id="rId333" o:title=""/>
          </v:shape>
          <o:OLEObject Type="Embed" ProgID="" ShapeID="ole_rId332" DrawAspect="Content" ObjectID="_1382838318" r:id="rId332"/>
        </w:object>
      </w:r>
      <w:r>
        <w:rPr>
          <w:szCs w:val="24"/>
        </w:rPr>
        <w:t xml:space="preserve">3x </w:t>
      </w:r>
      <w:r>
        <w:rPr>
          <w:szCs w:val="24"/>
        </w:rPr>
        <w:object w:dxaOrig="620" w:dyaOrig="320">
          <v:shapetype id="_x0000_tole_rId334" coordsize="21600,21600" o:spt="ole_rId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31pt;height:16pt" filled="f" o:ole="">
            <v:imagedata r:id="rId335" o:title=""/>
          </v:shape>
          <o:OLEObject Type="Embed" ProgID="" ShapeID="ole_rId334" DrawAspect="Content" ObjectID="_1832701229" r:id="rId334"/>
        </w:object>
      </w:r>
      <w:r>
        <w:rPr>
          <w:szCs w:val="24"/>
        </w:rPr>
        <w:t xml:space="preserve"> 2x</w:t>
      </w:r>
    </w:p>
    <w:p>
      <w:pPr>
        <w:pStyle w:val="Normal"/>
        <w:autoSpaceDE w:val="false"/>
        <w:rPr/>
      </w:pPr>
      <w:r>
        <w:rPr>
          <w:szCs w:val="24"/>
        </w:rPr>
        <w:tab/>
        <w:t>Hỗn hợp Y gồm N</w:t>
      </w:r>
      <w:r>
        <w:rPr>
          <w:szCs w:val="24"/>
          <w:vertAlign w:val="subscript"/>
        </w:rPr>
        <w:t>2</w:t>
      </w:r>
      <w:r>
        <w:rPr>
          <w:szCs w:val="24"/>
        </w:rPr>
        <w:t xml:space="preserve"> = (1</w:t>
      </w:r>
      <w:r>
        <w:rPr>
          <w:rFonts w:cs="Cambria Math" w:ascii="Cambria Math" w:hAnsi="Cambria Math"/>
          <w:szCs w:val="24"/>
        </w:rPr>
        <w:t>−</w:t>
      </w:r>
      <w:r>
        <w:rPr>
          <w:szCs w:val="24"/>
        </w:rPr>
        <w:t>x)mol; H</w:t>
      </w:r>
      <w:r>
        <w:rPr>
          <w:szCs w:val="24"/>
          <w:vertAlign w:val="subscript"/>
        </w:rPr>
        <w:t>2</w:t>
      </w:r>
      <w:r>
        <w:rPr>
          <w:szCs w:val="24"/>
        </w:rPr>
        <w:t xml:space="preserve"> = (4</w:t>
      </w:r>
      <w:r>
        <w:rPr>
          <w:rFonts w:cs="Cambria Math" w:ascii="Cambria Math" w:hAnsi="Cambria Math"/>
          <w:szCs w:val="24"/>
        </w:rPr>
        <w:t>−</w:t>
      </w:r>
      <w:r>
        <w:rPr>
          <w:szCs w:val="24"/>
        </w:rPr>
        <w:t>3x) mol; NH</w:t>
      </w:r>
      <w:r>
        <w:rPr>
          <w:szCs w:val="24"/>
          <w:vertAlign w:val="subscript"/>
        </w:rPr>
        <w:t>3</w:t>
      </w:r>
      <w:r>
        <w:rPr>
          <w:szCs w:val="24"/>
        </w:rPr>
        <w:t xml:space="preserve"> = 2x mol.</w:t>
      </w:r>
    </w:p>
    <w:p>
      <w:pPr>
        <w:pStyle w:val="Normal"/>
        <w:autoSpaceDE w:val="false"/>
        <w:rPr>
          <w:szCs w:val="24"/>
        </w:rPr>
      </w:pPr>
      <w:r>
        <w:rPr>
          <w:szCs w:val="24"/>
        </w:rPr>
        <w:tab/>
      </w:r>
      <w:r>
        <w:rPr/>
        <w:object w:dxaOrig="5500" w:dyaOrig="1080">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275pt;height:54pt" filled="f" o:ole="">
            <v:imagedata r:id="rId337" o:title=""/>
          </v:shape>
          <o:OLEObject Type="Embed" ProgID="" ShapeID="ole_rId336" DrawAspect="Content" ObjectID="_1278893134" r:id="rId336"/>
        </w:object>
      </w:r>
      <w:r>
        <w:rPr>
          <w:szCs w:val="24"/>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t>Tính hiệu suất theo H</w:t>
            </w:r>
            <w:r>
              <w:rPr>
                <w:vertAlign w:val="subscript"/>
              </w:rPr>
              <w:t>2</w:t>
            </w:r>
            <w:r>
              <w:rPr/>
              <w:t xml:space="preserve">: </w:t>
            </w:r>
            <w:r>
              <w:rPr/>
              <w:object w:dxaOrig="3019" w:dyaOrig="620">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150.95pt;height:31pt" filled="f" o:ole="">
                  <v:imagedata r:id="rId339" o:title=""/>
                </v:shape>
                <o:OLEObject Type="Embed" ProgID="" ShapeID="ole_rId338" DrawAspect="Content" ObjectID="_1145540337" r:id="rId338"/>
              </w:object>
            </w:r>
            <w:r>
              <w:rPr/>
              <w:t xml:space="preserve">                      </w:t>
            </w:r>
            <w:r>
              <w:rPr>
                <w:b/>
                <w:lang w:val="vi-VN"/>
              </w:rPr>
              <w:t>→ Chọn A.</w:t>
            </w:r>
          </w:p>
          <w:p>
            <w:pPr>
              <w:pStyle w:val="Normal"/>
              <w:jc w:val="left"/>
              <w:rPr>
                <w:lang w:val="vi-VN"/>
              </w:rPr>
            </w:pPr>
            <w:r>
              <w:rPr>
                <w:b/>
                <w:lang w:val="vi-VN"/>
              </w:rPr>
              <w:t xml:space="preserve">(ii)   </w:t>
            </w:r>
            <w:r>
              <w:rPr/>
              <w:t>Tính nhầm hiệu suất với lượng NH</w:t>
            </w:r>
            <w:r>
              <w:rPr>
                <w:vertAlign w:val="subscript"/>
              </w:rPr>
              <w:t>3</w:t>
            </w:r>
            <w:r>
              <w:rPr/>
              <w:t xml:space="preserve">: </w:t>
            </w:r>
            <w:r>
              <w:rPr/>
              <w:object w:dxaOrig="2980" w:dyaOrig="660">
                <v:shapetype id="_x0000_tole_rId340" coordsize="21600,21600" o:spt="ole_rId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149pt;height:33pt" filled="f" o:ole="">
                  <v:imagedata r:id="rId341" o:title=""/>
                </v:shape>
                <o:OLEObject Type="Embed" ProgID="" ShapeID="ole_rId340" DrawAspect="Content" ObjectID="_1235667337" r:id="rId340"/>
              </w:object>
            </w:r>
            <w:r>
              <w:rPr/>
              <w:t xml:space="preserve"> </w:t>
            </w:r>
            <w:r>
              <w:rPr>
                <w:b/>
                <w:lang w:val="vi-VN"/>
              </w:rPr>
              <w:t>→ Chọn D.</w:t>
            </w:r>
          </w:p>
          <w:p>
            <w:pPr>
              <w:pStyle w:val="Normal"/>
              <w:rPr>
                <w:lang w:val="vi-VN"/>
              </w:rPr>
            </w:pPr>
            <w:r>
              <w:rPr>
                <w:rFonts w:eastAsia="Times New Roman"/>
                <w:szCs w:val="24"/>
                <w:lang w:val="vi-VN"/>
              </w:rPr>
              <w:t xml:space="preserve"> </w:t>
            </w:r>
            <w:r>
              <w:rPr>
                <w:b/>
                <w:szCs w:val="24"/>
                <w:lang w:val="vi-VN"/>
              </w:rPr>
              <w:t>(iii)</w:t>
            </w:r>
            <w:r>
              <w:rPr>
                <w:szCs w:val="24"/>
                <w:lang w:val="vi-VN"/>
              </w:rPr>
              <w:t xml:space="preserve">   Tính gộp hiệu suất:  </w:t>
            </w:r>
            <w:r>
              <w:rPr/>
              <w:object w:dxaOrig="3600" w:dyaOrig="62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80pt;height:31pt" filled="f" o:ole="">
                  <v:imagedata r:id="rId343" o:title=""/>
                </v:shape>
                <o:OLEObject Type="Embed" ProgID="" ShapeID="ole_rId342" DrawAspect="Content" ObjectID="_968476466" r:id="rId342"/>
              </w:object>
            </w:r>
            <w:r>
              <w:rPr>
                <w:szCs w:val="24"/>
                <w:lang w:val="vi-VN"/>
              </w:rPr>
              <w:t xml:space="preserve">                </w:t>
            </w:r>
            <w:r>
              <w:rPr>
                <w:b/>
                <w:lang w:val="vi-VN"/>
              </w:rPr>
              <w:t>→ Chọn C</w:t>
            </w:r>
          </w:p>
        </w:tc>
      </w:tr>
    </w:tbl>
    <w:p>
      <w:pPr>
        <w:pStyle w:val="Normal"/>
        <w:autoSpaceDE w:val="false"/>
        <w:rPr/>
      </w:pPr>
      <w:r>
        <w:rPr>
          <w:b/>
          <w:color w:val="FF0000"/>
          <w:szCs w:val="24"/>
          <w:lang w:val="vi-VN"/>
        </w:rPr>
        <w:t>Câu 6:</w:t>
      </w:r>
      <w:r>
        <w:rPr>
          <w:szCs w:val="24"/>
          <w:lang w:val="vi-VN"/>
        </w:rPr>
        <w:t xml:space="preserve"> </w:t>
      </w:r>
      <w:r>
        <w:rPr>
          <w:b/>
          <w:color w:val="0000FF"/>
          <w:szCs w:val="24"/>
          <w:lang w:val="vi-VN"/>
        </w:rPr>
        <w:t>Đáp án C</w:t>
      </w:r>
    </w:p>
    <w:p>
      <w:pPr>
        <w:pStyle w:val="Normal"/>
        <w:autoSpaceDE w:val="false"/>
        <w:jc w:val="left"/>
        <w:rPr>
          <w:szCs w:val="24"/>
        </w:rPr>
      </w:pPr>
      <w:r>
        <w:rPr>
          <w:szCs w:val="24"/>
        </w:rPr>
        <w:tab/>
        <w:t xml:space="preserve"> </w:t>
      </w:r>
      <w:r>
        <w:rPr/>
        <w:object w:dxaOrig="2380" w:dyaOrig="38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119pt;height:19pt" filled="f" o:ole="">
            <v:imagedata r:id="rId345" o:title=""/>
          </v:shape>
          <o:OLEObject Type="Embed" ProgID="" ShapeID="ole_rId344" DrawAspect="Content" ObjectID="_901680037" r:id="rId344"/>
        </w:object>
      </w:r>
    </w:p>
    <w:p>
      <w:pPr>
        <w:pStyle w:val="Normal"/>
        <w:autoSpaceDE w:val="false"/>
        <w:jc w:val="left"/>
        <w:rPr/>
      </w:pPr>
      <w:r>
        <w:rPr>
          <w:szCs w:val="24"/>
        </w:rPr>
        <w:tab/>
        <w:t>Y tác dụng với dung dịch NaOH ( Al và Al</w:t>
      </w:r>
      <w:r>
        <w:rPr>
          <w:szCs w:val="24"/>
          <w:vertAlign w:val="subscript"/>
        </w:rPr>
        <w:t>2</w:t>
      </w:r>
      <w:r>
        <w:rPr>
          <w:szCs w:val="24"/>
        </w:rPr>
        <w:t>O</w:t>
      </w:r>
      <w:r>
        <w:rPr>
          <w:szCs w:val="24"/>
          <w:vertAlign w:val="subscript"/>
        </w:rPr>
        <w:t>3</w:t>
      </w:r>
      <w:r>
        <w:rPr>
          <w:szCs w:val="24"/>
        </w:rPr>
        <w:t xml:space="preserve"> phản ứng):</w:t>
      </w:r>
    </w:p>
    <w:p>
      <w:pPr>
        <w:pStyle w:val="Normal"/>
        <w:autoSpaceDE w:val="false"/>
        <w:jc w:val="left"/>
        <w:rPr>
          <w:szCs w:val="24"/>
        </w:rPr>
      </w:pPr>
      <w:r>
        <w:rPr>
          <w:szCs w:val="24"/>
        </w:rPr>
        <w:tab/>
        <w:tab/>
      </w:r>
      <w:r>
        <w:rPr/>
        <w:object w:dxaOrig="7520" w:dyaOrig="180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376pt;height:90pt" filled="f" o:ole="">
            <v:imagedata r:id="rId347" o:title=""/>
          </v:shape>
          <o:OLEObject Type="Embed" ProgID="" ShapeID="ole_rId346" DrawAspect="Content" ObjectID="_1616709112" r:id="rId346"/>
        </w:object>
      </w:r>
    </w:p>
    <w:p>
      <w:pPr>
        <w:pStyle w:val="Normal"/>
        <w:autoSpaceDE w:val="false"/>
        <w:jc w:val="left"/>
        <w:rPr>
          <w:szCs w:val="24"/>
        </w:rPr>
      </w:pPr>
      <w:r>
        <w:rPr>
          <w:szCs w:val="24"/>
        </w:rPr>
        <w:tab/>
        <w:t xml:space="preserve">Bảo toàn nguyên tố Al: </w:t>
      </w:r>
      <w:r>
        <w:rPr/>
        <w:object w:dxaOrig="760" w:dyaOrig="42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38pt;height:21pt" filled="f" o:ole="">
            <v:imagedata r:id="rId349" o:title=""/>
          </v:shape>
          <o:OLEObject Type="Embed" ProgID="" ShapeID="ole_rId348" DrawAspect="Content" ObjectID="_1677907689" r:id="rId348"/>
        </w:object>
      </w:r>
      <w:r>
        <w:rPr/>
        <w:object w:dxaOrig="2600" w:dyaOrig="32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130pt;height:16pt" filled="f" o:ole="">
            <v:imagedata r:id="rId351" o:title=""/>
          </v:shape>
          <o:OLEObject Type="Embed" ProgID="" ShapeID="ole_rId350" DrawAspect="Content" ObjectID="_1155403521" r:id="rId350"/>
        </w:object>
      </w:r>
    </w:p>
    <w:p>
      <w:pPr>
        <w:pStyle w:val="Normal"/>
        <w:autoSpaceDE w:val="false"/>
        <w:jc w:val="left"/>
        <w:rPr>
          <w:szCs w:val="24"/>
        </w:rPr>
      </w:pPr>
      <w:r>
        <w:rPr>
          <w:szCs w:val="24"/>
        </w:rPr>
        <w:tab/>
        <w:t xml:space="preserve">Bảo toàn khối lượng: </w:t>
      </w:r>
      <w:r>
        <w:rPr/>
        <w:object w:dxaOrig="6039" w:dyaOrig="62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301.95pt;height:31pt" filled="f" o:ole="">
            <v:imagedata r:id="rId353" o:title=""/>
          </v:shape>
          <o:OLEObject Type="Embed" ProgID="" ShapeID="ole_rId352" DrawAspect="Content" ObjectID="_1741599617" r:id="rId352"/>
        </w:object>
      </w:r>
    </w:p>
    <w:p>
      <w:pPr>
        <w:pStyle w:val="Normal"/>
        <w:autoSpaceDE w:val="false"/>
        <w:jc w:val="left"/>
        <w:rPr>
          <w:szCs w:val="24"/>
        </w:rPr>
      </w:pPr>
      <w:r>
        <w:rPr>
          <w:szCs w:val="24"/>
        </w:rPr>
        <w:t>Phản ứng nhiệt nhôm:</w:t>
      </w:r>
    </w:p>
    <w:p>
      <w:pPr>
        <w:pStyle w:val="Normal"/>
        <w:rPr/>
      </w:pPr>
      <w:r>
        <w:rPr/>
        <w:t xml:space="preserve">Ban đầu: </w:t>
        <w:tab/>
        <w:t>0,05</w:t>
        <w:tab/>
        <w:t xml:space="preserve">    0,10</w:t>
      </w:r>
    </w:p>
    <w:p>
      <w:pPr>
        <w:pStyle w:val="Normal"/>
        <w:rPr/>
      </w:pPr>
      <w:r>
        <w:rPr/>
        <w:t>Phản ứng:</w:t>
        <w:tab/>
        <w:t>0,03</w:t>
      </w:r>
      <w:r>
        <w:rPr/>
        <w:object w:dxaOrig="620" w:dyaOrig="32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31pt;height:16pt" filled="f" o:ole="">
            <v:imagedata r:id="rId355" o:title=""/>
          </v:shape>
          <o:OLEObject Type="Embed" ProgID="" ShapeID="ole_rId354" DrawAspect="Content" ObjectID="_960814848" r:id="rId354"/>
        </w:object>
      </w:r>
      <w:r>
        <w:rPr/>
        <w:t>0,08</w:t>
      </w:r>
      <w:r>
        <w:rPr/>
        <w:object w:dxaOrig="1800" w:dyaOrig="36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90pt;height:18pt" filled="f" o:ole="">
            <v:imagedata r:id="rId357" o:title=""/>
          </v:shape>
          <o:OLEObject Type="Embed" ProgID="" ShapeID="ole_rId356" DrawAspect="Content" ObjectID="_946557506" r:id="rId356"/>
        </w:object>
      </w:r>
    </w:p>
    <w:p>
      <w:pPr>
        <w:pStyle w:val="Normal"/>
        <w:rPr/>
      </w:pPr>
      <w:r>
        <w:rPr/>
        <w:t>H = Max</w:t>
      </w:r>
      <w:r>
        <w:rPr/>
        <w:object w:dxaOrig="4400" w:dyaOrig="72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220pt;height:36pt" filled="f" o:ole="">
            <v:imagedata r:id="rId359" o:title=""/>
          </v:shape>
          <o:OLEObject Type="Embed" ProgID="" ShapeID="ole_rId358" DrawAspect="Content" ObjectID="_9581729" r:id="rId358"/>
        </w:objec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t>Tính hiệu suất theo Fe</w:t>
            </w:r>
            <w:r>
              <w:rPr>
                <w:vertAlign w:val="subscript"/>
              </w:rPr>
              <w:t>3</w:t>
            </w:r>
            <w:r>
              <w:rPr/>
              <w:t>O</w:t>
            </w:r>
            <w:r>
              <w:rPr>
                <w:vertAlign w:val="subscript"/>
              </w:rPr>
              <w:t>4</w:t>
            </w:r>
            <w:r>
              <w:rPr/>
              <w:t xml:space="preserve">: </w:t>
            </w:r>
            <w:r>
              <w:rPr/>
              <w:object w:dxaOrig="2280" w:dyaOrig="66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114pt;height:33pt" filled="f" o:ole="">
                  <v:imagedata r:id="rId361" o:title=""/>
                </v:shape>
                <o:OLEObject Type="Embed" ProgID="" ShapeID="ole_rId360" DrawAspect="Content" ObjectID="_1993151517" r:id="rId360"/>
              </w:object>
            </w:r>
            <w:r>
              <w:rPr/>
              <w:t xml:space="preserve">                      </w:t>
            </w:r>
            <w:r>
              <w:rPr>
                <w:b/>
                <w:lang w:val="vi-VN"/>
              </w:rPr>
              <w:t>→ Chọn D.</w:t>
            </w:r>
          </w:p>
          <w:p>
            <w:pPr>
              <w:pStyle w:val="Normal"/>
              <w:jc w:val="left"/>
              <w:rPr>
                <w:lang w:val="vi-VN"/>
              </w:rPr>
            </w:pPr>
            <w:r>
              <w:rPr>
                <w:b/>
                <w:lang w:val="vi-VN"/>
              </w:rPr>
              <w:t xml:space="preserve">(ii)   </w:t>
            </w:r>
            <w:r>
              <w:rPr/>
              <w:t xml:space="preserve">Tính nhầm hiệu suất với lượng Al dư : </w:t>
            </w:r>
            <w:r>
              <w:rPr/>
              <w:object w:dxaOrig="2299" w:dyaOrig="66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114.95pt;height:33pt" filled="f" o:ole="">
                  <v:imagedata r:id="rId363" o:title=""/>
                </v:shape>
                <o:OLEObject Type="Embed" ProgID="" ShapeID="ole_rId362" DrawAspect="Content" ObjectID="_1821318505" r:id="rId362"/>
              </w:object>
            </w:r>
            <w:r>
              <w:rPr/>
              <w:t xml:space="preserve">   </w:t>
            </w:r>
            <w:r>
              <w:rPr>
                <w:b/>
                <w:lang w:val="vi-VN"/>
              </w:rPr>
              <w:t>→ Chọn B.</w:t>
            </w:r>
          </w:p>
          <w:p>
            <w:pPr>
              <w:pStyle w:val="Normal"/>
              <w:rPr>
                <w:lang w:val="vi-VN"/>
              </w:rPr>
            </w:pPr>
            <w:r>
              <w:rPr>
                <w:rFonts w:eastAsia="Times New Roman"/>
                <w:szCs w:val="24"/>
                <w:lang w:val="vi-VN"/>
              </w:rPr>
              <w:t xml:space="preserve"> </w:t>
            </w:r>
            <w:r>
              <w:rPr>
                <w:b/>
                <w:szCs w:val="24"/>
                <w:lang w:val="vi-VN"/>
              </w:rPr>
              <w:t>(iii)</w:t>
            </w:r>
            <w:r>
              <w:rPr>
                <w:szCs w:val="24"/>
                <w:lang w:val="vi-VN"/>
              </w:rPr>
              <w:t xml:space="preserve">   Tính hiệu suất với </w:t>
            </w:r>
            <w:r>
              <w:rPr>
                <w:lang w:val="vi-VN"/>
              </w:rPr>
              <w:t>Al</w:t>
            </w:r>
            <w:r>
              <w:rPr>
                <w:vertAlign w:val="subscript"/>
                <w:lang w:val="vi-VN"/>
              </w:rPr>
              <w:t>2</w:t>
            </w:r>
            <w:r>
              <w:rPr>
                <w:lang w:val="vi-VN"/>
              </w:rPr>
              <w:t>O</w:t>
            </w:r>
            <w:r>
              <w:rPr>
                <w:vertAlign w:val="subscript"/>
                <w:lang w:val="vi-VN"/>
              </w:rPr>
              <w:t>3</w:t>
            </w:r>
            <w:r>
              <w:rPr>
                <w:szCs w:val="24"/>
                <w:lang w:val="vi-VN"/>
              </w:rPr>
              <w:t xml:space="preserve">:  </w:t>
            </w:r>
            <w:r>
              <w:rPr/>
              <w:object w:dxaOrig="2220" w:dyaOrig="66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111pt;height:33pt" filled="f" o:ole="">
                  <v:imagedata r:id="rId365" o:title=""/>
                </v:shape>
                <o:OLEObject Type="Embed" ProgID="" ShapeID="ole_rId364" DrawAspect="Content" ObjectID="_108227909" r:id="rId364"/>
              </w:object>
            </w:r>
            <w:r>
              <w:rPr>
                <w:szCs w:val="24"/>
                <w:lang w:val="vi-VN"/>
              </w:rPr>
              <w:t xml:space="preserve">                        </w:t>
            </w:r>
            <w:r>
              <w:rPr>
                <w:b/>
                <w:lang w:val="vi-VN"/>
              </w:rPr>
              <w:t>→ Chọn A.</w:t>
            </w:r>
          </w:p>
        </w:tc>
      </w:tr>
    </w:tbl>
    <w:p>
      <w:pPr>
        <w:pStyle w:val="Normal"/>
        <w:autoSpaceDE w:val="false"/>
        <w:rPr/>
      </w:pPr>
      <w:r>
        <w:rPr>
          <w:b/>
          <w:color w:val="FF0000"/>
          <w:szCs w:val="24"/>
          <w:lang w:val="vi-VN"/>
        </w:rPr>
        <w:t>Câu 7:</w:t>
      </w:r>
      <w:r>
        <w:rPr>
          <w:szCs w:val="24"/>
          <w:lang w:val="vi-VN"/>
        </w:rPr>
        <w:t xml:space="preserve"> </w:t>
      </w:r>
      <w:r>
        <w:rPr>
          <w:b/>
          <w:color w:val="0000FF"/>
          <w:szCs w:val="24"/>
          <w:lang w:val="vi-VN"/>
        </w:rPr>
        <w:t>Đáp án B</w:t>
      </w:r>
    </w:p>
    <w:p>
      <w:pPr>
        <w:pStyle w:val="Normal"/>
        <w:rPr/>
      </w:pPr>
      <w:r>
        <w:rPr>
          <w:lang w:val="vi-VN"/>
        </w:rPr>
        <w:tab/>
      </w:r>
      <w:r>
        <w:rPr/>
        <w:t>Phản ứng nhiệt nhôm:</w:t>
      </w:r>
    </w:p>
    <w:p>
      <w:pPr>
        <w:pStyle w:val="Normal"/>
        <w:rPr/>
      </w:pPr>
      <w:r>
        <w:rPr/>
        <w:tab/>
        <w:tab/>
        <w:tab/>
      </w:r>
      <w:r>
        <w:rPr/>
        <w:object w:dxaOrig="6080" w:dyaOrig="46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304pt;height:23pt" filled="f" o:ole="">
            <v:imagedata r:id="rId367" o:title=""/>
          </v:shape>
          <o:OLEObject Type="Embed" ProgID="" ShapeID="ole_rId366" DrawAspect="Content" ObjectID="_983142780" r:id="rId366"/>
        </w:object>
      </w:r>
    </w:p>
    <w:p>
      <w:pPr>
        <w:pStyle w:val="Normal"/>
        <w:rPr/>
      </w:pPr>
      <w:r>
        <w:rPr/>
        <w:tab/>
        <w:t xml:space="preserve">Ban đầu: </w:t>
        <w:tab/>
        <w:t>0,06</w:t>
        <w:tab/>
        <w:t xml:space="preserve">  0,24</w:t>
      </w:r>
    </w:p>
    <w:p>
      <w:pPr>
        <w:pStyle w:val="Normal"/>
        <w:rPr/>
      </w:pPr>
      <w:r>
        <w:rPr/>
        <w:tab/>
        <w:t>Phản ứng:</w:t>
        <w:tab/>
        <w:t>0,06</w:t>
      </w:r>
      <w:r>
        <w:rPr/>
        <w:object w:dxaOrig="1160" w:dyaOrig="36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58pt;height:18pt" filled="f" o:ole="">
            <v:imagedata r:id="rId369" o:title=""/>
          </v:shape>
          <o:OLEObject Type="Embed" ProgID="" ShapeID="ole_rId368" DrawAspect="Content" ObjectID="_784239199" r:id="rId368"/>
        </w:object>
      </w:r>
      <w:r>
        <w:rPr/>
        <w:object w:dxaOrig="1060" w:dyaOrig="34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53pt;height:17pt" filled="f" o:ole="">
            <v:imagedata r:id="rId371" o:title=""/>
          </v:shape>
          <o:OLEObject Type="Embed" ProgID="" ShapeID="ole_rId370" DrawAspect="Content" ObjectID="_1096648423" r:id="rId370"/>
        </w:object>
      </w:r>
    </w:p>
    <w:p>
      <w:pPr>
        <w:pStyle w:val="Normal"/>
        <w:rPr/>
      </w:pPr>
      <w:r>
        <w:rPr/>
        <w:tab/>
        <w:t>Min</w:t>
      </w:r>
      <w:r>
        <w:rPr/>
        <w:object w:dxaOrig="2360" w:dyaOrig="68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118pt;height:34pt" filled="f" o:ole="">
            <v:imagedata r:id="rId373" o:title=""/>
          </v:shape>
          <o:OLEObject Type="Embed" ProgID="" ShapeID="ole_rId372" DrawAspect="Content" ObjectID="_8604072" r:id="rId372"/>
        </w:object>
      </w:r>
      <w:r>
        <w:rPr/>
        <w:t>Fe</w:t>
      </w:r>
      <w:r>
        <w:rPr>
          <w:vertAlign w:val="subscript"/>
        </w:rPr>
        <w:t>3</w:t>
      </w:r>
      <w:r>
        <w:rPr/>
        <w:t>O</w:t>
      </w:r>
      <w:r>
        <w:rPr>
          <w:vertAlign w:val="subscript"/>
        </w:rPr>
        <w:t>4</w:t>
      </w:r>
      <w:r>
        <w:rPr/>
        <w:t xml:space="preserve"> hết, tính số mol các chất phản ứng theo Fe</w:t>
      </w:r>
      <w:r>
        <w:rPr>
          <w:vertAlign w:val="subscript"/>
        </w:rPr>
        <w:t>3</w:t>
      </w:r>
      <w:r>
        <w:rPr/>
        <w:t>O</w:t>
      </w:r>
      <w:r>
        <w:rPr>
          <w:vertAlign w:val="subscript"/>
        </w:rPr>
        <w:t>4</w:t>
      </w:r>
    </w:p>
    <w:p>
      <w:pPr>
        <w:pStyle w:val="Normal"/>
        <w:rPr/>
      </w:pPr>
      <w:r>
        <w:rPr/>
        <w:tab/>
        <w:t>Y tác dụng với dung dịch HCl (tất cả đều tan, Al và Fe tạo ra khí H</w:t>
      </w:r>
      <w:r>
        <w:rPr>
          <w:vertAlign w:val="subscript"/>
        </w:rPr>
        <w:t>2</w:t>
      </w:r>
      <w:r>
        <w:rPr/>
        <w:t>)</w:t>
      </w:r>
    </w:p>
    <w:p>
      <w:pPr>
        <w:pStyle w:val="Normal"/>
        <w:rPr/>
      </w:pPr>
      <w:r>
        <w:rPr/>
        <w:tab/>
        <w:tab/>
      </w:r>
      <w:r>
        <w:rPr/>
        <w:object w:dxaOrig="6280" w:dyaOrig="156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314pt;height:78pt" filled="f" o:ole="">
            <v:imagedata r:id="rId375" o:title=""/>
          </v:shape>
          <o:OLEObject Type="Embed" ProgID="" ShapeID="ole_rId374" DrawAspect="Content" ObjectID="_719975749" r:id="rId374"/>
        </w:object>
      </w:r>
    </w:p>
    <w:p>
      <w:pPr>
        <w:pStyle w:val="Normal"/>
        <w:rPr/>
      </w:pPr>
      <w:r>
        <w:rPr/>
        <w:tab/>
        <w:t>→ V = (0,12 + 0,18).22,4 = 6,72 (L)</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lang w:val="vi-VN"/>
              </w:rPr>
              <w:t>Gán luôn số mol phản ứng (1)</w:t>
            </w:r>
            <w:r>
              <w:rPr/>
              <w:t xml:space="preserve"> theo Al:</w:t>
            </w:r>
          </w:p>
          <w:p>
            <w:pPr>
              <w:pStyle w:val="Normal"/>
              <w:jc w:val="left"/>
              <w:rPr>
                <w:lang w:val="vi-VN"/>
              </w:rPr>
            </w:pPr>
            <w:r>
              <w:rPr>
                <w:rFonts w:eastAsia="Times New Roman"/>
              </w:rPr>
              <w:t xml:space="preserve">        </w:t>
            </w:r>
            <w:r>
              <w:rPr/>
              <w:object w:dxaOrig="5800" w:dyaOrig="800">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290pt;height:40pt" filled="f" o:ole="">
                  <v:imagedata r:id="rId377" o:title=""/>
                </v:shape>
                <o:OLEObject Type="Embed" ProgID="" ShapeID="ole_rId376" DrawAspect="Content" ObjectID="_73456005" r:id="rId376"/>
              </w:object>
            </w:r>
            <w:r>
              <w:rPr>
                <w:rFonts w:eastAsia="Times New Roman"/>
                <w:lang w:val="vi-VN"/>
              </w:rPr>
              <w:t xml:space="preserve">                   </w:t>
            </w:r>
            <w:r>
              <w:rPr>
                <w:b/>
                <w:lang w:val="vi-VN"/>
              </w:rPr>
              <w:t>→</w:t>
            </w:r>
            <w:r>
              <w:rPr>
                <w:rFonts w:eastAsia="Times New Roman"/>
                <w:b/>
                <w:lang w:val="vi-VN"/>
              </w:rPr>
              <w:t xml:space="preserve"> </w:t>
            </w:r>
            <w:r>
              <w:rPr>
                <w:b/>
                <w:lang w:val="vi-VN"/>
              </w:rPr>
              <w:t xml:space="preserve">Chọn </w:t>
            </w:r>
            <w:r>
              <w:rPr>
                <w:b/>
              </w:rPr>
              <w:t>C</w:t>
            </w:r>
            <w:r>
              <w:rPr>
                <w:b/>
                <w:lang w:val="vi-VN"/>
              </w:rPr>
              <w:t>.</w:t>
            </w:r>
          </w:p>
          <w:p>
            <w:pPr>
              <w:pStyle w:val="Normal"/>
              <w:jc w:val="left"/>
              <w:rPr>
                <w:lang w:val="vi-VN"/>
              </w:rPr>
            </w:pPr>
            <w:r>
              <w:rPr>
                <w:b/>
                <w:lang w:val="vi-VN"/>
              </w:rPr>
              <w:t xml:space="preserve">(ii)   </w:t>
            </w:r>
            <w:r>
              <w:rPr>
                <w:lang w:val="vi-VN"/>
              </w:rPr>
              <w:t xml:space="preserve">Quên Al dư : V = 0,18.22,4 = 4,032 (L)                                                   </w:t>
            </w:r>
            <w:r>
              <w:rPr>
                <w:b/>
                <w:lang w:val="vi-VN"/>
              </w:rPr>
              <w:t>→ Chọn A.</w:t>
            </w:r>
          </w:p>
          <w:p>
            <w:pPr>
              <w:pStyle w:val="Normal"/>
              <w:rPr>
                <w:lang w:val="vi-VN"/>
              </w:rPr>
            </w:pPr>
            <w:r>
              <w:rPr>
                <w:rFonts w:eastAsia="Times New Roman"/>
                <w:szCs w:val="24"/>
                <w:lang w:val="vi-VN"/>
              </w:rPr>
              <w:t xml:space="preserve"> </w:t>
            </w:r>
            <w:r>
              <w:rPr>
                <w:b/>
                <w:szCs w:val="24"/>
                <w:lang w:val="vi-VN"/>
              </w:rPr>
              <w:t>(iii)</w:t>
            </w:r>
            <w:r>
              <w:rPr>
                <w:szCs w:val="24"/>
                <w:lang w:val="vi-VN"/>
              </w:rPr>
              <w:t xml:space="preserve">   Tính cả năng lượng ban đầu:  V = (0,24 + 0,18).22,4 = 9,048             </w:t>
            </w:r>
            <w:r>
              <w:rPr>
                <w:b/>
                <w:lang w:val="vi-VN"/>
              </w:rPr>
              <w:t>→ Chọn D.</w:t>
            </w:r>
          </w:p>
        </w:tc>
      </w:tr>
    </w:tbl>
    <w:p>
      <w:pPr>
        <w:pStyle w:val="Normal"/>
        <w:autoSpaceDE w:val="false"/>
        <w:rPr/>
      </w:pPr>
      <w:r>
        <w:rPr>
          <w:b/>
          <w:color w:val="FF0000"/>
          <w:szCs w:val="24"/>
          <w:lang w:val="vi-VN"/>
        </w:rPr>
        <w:t>Câu 8:</w:t>
      </w:r>
      <w:r>
        <w:rPr>
          <w:szCs w:val="24"/>
          <w:lang w:val="vi-VN"/>
        </w:rPr>
        <w:t xml:space="preserve"> </w:t>
      </w:r>
      <w:r>
        <w:rPr>
          <w:b/>
          <w:color w:val="0000FF"/>
          <w:szCs w:val="24"/>
          <w:lang w:val="vi-VN"/>
        </w:rPr>
        <w:t>Đáp án A</w:t>
      </w:r>
    </w:p>
    <w:p>
      <w:pPr>
        <w:pStyle w:val="Normal"/>
        <w:autoSpaceDE w:val="false"/>
        <w:rPr/>
      </w:pPr>
      <w:r>
        <w:rPr>
          <w:b/>
          <w:color w:val="0000FF"/>
          <w:szCs w:val="24"/>
          <w:lang w:val="vi-VN"/>
        </w:rPr>
        <w:tab/>
      </w:r>
      <w:r>
        <w:rPr>
          <w:szCs w:val="24"/>
        </w:rPr>
        <w:t>Số mol các ion trong dung dịch ban đầu:</w:t>
      </w:r>
    </w:p>
    <w:p>
      <w:pPr>
        <w:pStyle w:val="Normal"/>
        <w:autoSpaceDE w:val="false"/>
        <w:rPr>
          <w:szCs w:val="24"/>
        </w:rPr>
      </w:pPr>
      <w:r>
        <w:rPr>
          <w:szCs w:val="24"/>
        </w:rPr>
        <w:tab/>
      </w:r>
      <w:r>
        <w:rPr/>
        <w:object w:dxaOrig="6240" w:dyaOrig="46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312pt;height:23pt" filled="f" o:ole="">
            <v:imagedata r:id="rId379" o:title=""/>
          </v:shape>
          <o:OLEObject Type="Embed" ProgID="" ShapeID="ole_rId378" DrawAspect="Content" ObjectID="_1520360897" r:id="rId378"/>
        </w:object>
      </w:r>
    </w:p>
    <w:p>
      <w:pPr>
        <w:pStyle w:val="Normal"/>
        <w:rPr>
          <w:szCs w:val="24"/>
          <w:lang w:val="vi-VN"/>
        </w:rPr>
      </w:pPr>
      <w:r>
        <w:rPr>
          <w:szCs w:val="24"/>
          <w:lang w:val="vi-VN"/>
        </w:rPr>
      </w:r>
    </w:p>
    <w:p>
      <w:pPr>
        <w:pStyle w:val="Normal"/>
        <w:rPr/>
      </w:pPr>
      <w:r>
        <w:rPr/>
        <w:tab/>
        <w:tab/>
      </w:r>
      <w:r>
        <w:rPr/>
        <w:object w:dxaOrig="6399" w:dyaOrig="156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319.95pt;height:78pt" filled="f" o:ole="">
            <v:imagedata r:id="rId381" o:title=""/>
          </v:shape>
          <o:OLEObject Type="Embed" ProgID="" ShapeID="ole_rId380" DrawAspect="Content" ObjectID="_313637854" r:id="rId380"/>
        </w:object>
      </w:r>
    </w:p>
    <w:p>
      <w:pPr>
        <w:pStyle w:val="Normal"/>
        <w:rPr/>
      </w:pPr>
      <w:r>
        <w:rPr/>
        <w:tab/>
        <w:t>Thành phần của các ion trong dung dịch X:</w:t>
      </w:r>
    </w:p>
    <w:p>
      <w:pPr>
        <w:pStyle w:val="Normal"/>
        <w:rPr/>
      </w:pPr>
      <w:r>
        <w:rPr/>
        <w:tab/>
      </w:r>
      <w:r>
        <w:rPr/>
        <w:object w:dxaOrig="480" w:dyaOrig="32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24pt;height:16pt" filled="f" o:ole="">
            <v:imagedata r:id="rId383" o:title=""/>
          </v:shape>
          <o:OLEObject Type="Embed" ProgID="" ShapeID="ole_rId382" DrawAspect="Content" ObjectID="_204384891" r:id="rId382"/>
        </w:object>
      </w:r>
      <w:r>
        <w:rPr/>
        <w:t xml:space="preserve">(0,02 mol), </w:t>
      </w:r>
      <w:r>
        <w:rPr/>
        <w:object w:dxaOrig="499" w:dyaOrig="30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24.95pt;height:15pt" filled="f" o:ole="">
            <v:imagedata r:id="rId385" o:title=""/>
          </v:shape>
          <o:OLEObject Type="Embed" ProgID="" ShapeID="ole_rId384" DrawAspect="Content" ObjectID="_1871200244" r:id="rId384"/>
        </w:object>
      </w:r>
      <w:r>
        <w:rPr/>
        <w:t xml:space="preserve">(0,03 mol), </w:t>
      </w:r>
      <w:r>
        <w:rPr/>
        <w:object w:dxaOrig="340" w:dyaOrig="300">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17pt;height:15pt" filled="f" o:ole="">
            <v:imagedata r:id="rId387" o:title=""/>
          </v:shape>
          <o:OLEObject Type="Embed" ProgID="" ShapeID="ole_rId386" DrawAspect="Content" ObjectID="_701284074" r:id="rId386"/>
        </w:object>
      </w:r>
      <w:r>
        <w:rPr/>
        <w:t xml:space="preserve">dư (0,16 mol), </w:t>
      </w:r>
      <w:r>
        <w:rPr/>
        <w:object w:dxaOrig="520" w:dyaOrig="38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26pt;height:19pt" filled="f" o:ole="">
            <v:imagedata r:id="rId389" o:title=""/>
          </v:shape>
          <o:OLEObject Type="Embed" ProgID="" ShapeID="ole_rId388" DrawAspect="Content" ObjectID="_1774170404" r:id="rId388"/>
        </w:object>
      </w:r>
      <w:r>
        <w:rPr/>
        <w:t>,Na</w:t>
      </w:r>
      <w:r>
        <w:rPr>
          <w:vertAlign w:val="superscript"/>
        </w:rPr>
        <w:t>+</w:t>
      </w:r>
      <w:r>
        <w:rPr/>
        <w:t xml:space="preserve">, </w:t>
      </w:r>
      <w:r>
        <w:rPr/>
        <w:object w:dxaOrig="480" w:dyaOrig="380">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24pt;height:19pt" filled="f" o:ole="">
            <v:imagedata r:id="rId391" o:title=""/>
          </v:shape>
          <o:OLEObject Type="Embed" ProgID="" ShapeID="ole_rId390" DrawAspect="Content" ObjectID="_764380156" r:id="rId390"/>
        </w:object>
      </w:r>
      <w:r>
        <w:rPr/>
        <w:t>.</w:t>
      </w:r>
    </w:p>
    <w:p>
      <w:pPr>
        <w:pStyle w:val="Normal"/>
        <w:rPr/>
      </w:pPr>
      <w:r>
        <w:rPr/>
        <w:tab/>
        <w:t>Lượng kết tủa lớn nhất khi:</w:t>
      </w:r>
    </w:p>
    <w:p>
      <w:pPr>
        <w:pStyle w:val="Normal"/>
        <w:rPr/>
      </w:pPr>
      <w:r>
        <w:rPr/>
        <w:tab/>
      </w:r>
      <w:r>
        <w:rPr/>
        <w:object w:dxaOrig="6540" w:dyaOrig="420">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327pt;height:21pt" filled="f" o:ole="">
            <v:imagedata r:id="rId393" o:title=""/>
          </v:shape>
          <o:OLEObject Type="Embed" ProgID="" ShapeID="ole_rId392" DrawAspect="Content" ObjectID="_1441542909" r:id="rId392"/>
        </w:objec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lang w:val="vi-VN"/>
              </w:rPr>
              <w:t>Chỉ quan tâm đến kết tủa, quên lương H</w:t>
            </w:r>
            <w:r>
              <w:rPr>
                <w:vertAlign w:val="superscript"/>
                <w:lang w:val="vi-VN"/>
              </w:rPr>
              <w:t>+</w:t>
            </w:r>
            <w:r>
              <w:rPr>
                <w:lang w:val="vi-VN"/>
              </w:rPr>
              <w:t xml:space="preserve"> còn dư khi phản ứng với kiềm:</w:t>
            </w:r>
          </w:p>
          <w:p>
            <w:pPr>
              <w:pStyle w:val="Normal"/>
              <w:jc w:val="left"/>
              <w:rPr>
                <w:lang w:val="vi-VN"/>
              </w:rPr>
            </w:pPr>
            <w:r>
              <w:rPr>
                <w:rFonts w:eastAsia="Times New Roman"/>
                <w:lang w:val="vi-VN"/>
              </w:rPr>
              <w:t xml:space="preserve">        </w:t>
            </w:r>
            <w:r>
              <w:rPr/>
              <w:object w:dxaOrig="5840" w:dyaOrig="420">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292pt;height:21pt" filled="f" o:ole="">
                  <v:imagedata r:id="rId395" o:title=""/>
                </v:shape>
                <o:OLEObject Type="Embed" ProgID="" ShapeID="ole_rId394" DrawAspect="Content" ObjectID="_1792631639" r:id="rId394"/>
              </w:object>
            </w:r>
            <w:r>
              <w:rPr>
                <w:rFonts w:eastAsia="Times New Roman"/>
                <w:lang w:val="vi-VN"/>
              </w:rPr>
              <w:t xml:space="preserve">           </w:t>
            </w:r>
            <w:r>
              <w:rPr>
                <w:b/>
                <w:lang w:val="vi-VN"/>
              </w:rPr>
              <w:t>→</w:t>
            </w:r>
            <w:r>
              <w:rPr>
                <w:rFonts w:eastAsia="Times New Roman"/>
                <w:b/>
                <w:lang w:val="vi-VN"/>
              </w:rPr>
              <w:t xml:space="preserve"> </w:t>
            </w:r>
            <w:r>
              <w:rPr>
                <w:b/>
                <w:lang w:val="vi-VN"/>
              </w:rPr>
              <w:t>Chọn B.</w:t>
            </w:r>
          </w:p>
          <w:p>
            <w:pPr>
              <w:pStyle w:val="Normal"/>
              <w:jc w:val="left"/>
              <w:rPr>
                <w:lang w:val="vi-VN"/>
              </w:rPr>
            </w:pPr>
            <w:r>
              <w:rPr>
                <w:b/>
                <w:lang w:val="vi-VN"/>
              </w:rPr>
              <w:t xml:space="preserve">(ii)   </w:t>
            </w:r>
            <w:r>
              <w:rPr>
                <w:lang w:val="vi-VN"/>
              </w:rPr>
              <w:t>Không trừ đi lượng H</w:t>
            </w:r>
            <w:r>
              <w:rPr>
                <w:vertAlign w:val="superscript"/>
                <w:lang w:val="vi-VN"/>
              </w:rPr>
              <w:t>+</w:t>
            </w:r>
            <w:r>
              <w:rPr>
                <w:lang w:val="vi-VN"/>
              </w:rPr>
              <w:t xml:space="preserve"> đã phản ứng (1), (2) : </w:t>
            </w:r>
          </w:p>
          <w:p>
            <w:pPr>
              <w:pStyle w:val="Normal"/>
              <w:jc w:val="left"/>
              <w:rPr>
                <w:lang w:val="vi-VN"/>
              </w:rPr>
            </w:pPr>
            <w:r>
              <w:rPr>
                <w:rFonts w:eastAsia="Times New Roman"/>
                <w:lang w:val="vi-VN"/>
              </w:rPr>
              <w:t xml:space="preserve">       </w:t>
            </w:r>
            <w:r>
              <w:rPr/>
              <w:object w:dxaOrig="5340" w:dyaOrig="420">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267pt;height:21pt" filled="f" o:ole="">
                  <v:imagedata r:id="rId397" o:title=""/>
                </v:shape>
                <o:OLEObject Type="Embed" ProgID="" ShapeID="ole_rId396" DrawAspect="Content" ObjectID="_29586445" r:id="rId396"/>
              </w:object>
            </w:r>
            <w:r>
              <w:rPr>
                <w:rFonts w:eastAsia="Times New Roman"/>
                <w:lang w:val="vi-VN"/>
              </w:rPr>
              <w:t xml:space="preserve">                    </w:t>
            </w:r>
            <w:r>
              <w:rPr>
                <w:b/>
                <w:lang w:val="vi-VN"/>
              </w:rPr>
              <w:t>→</w:t>
            </w:r>
            <w:r>
              <w:rPr>
                <w:rFonts w:eastAsia="Times New Roman"/>
                <w:b/>
                <w:lang w:val="vi-VN"/>
              </w:rPr>
              <w:t xml:space="preserve"> </w:t>
            </w:r>
            <w:r>
              <w:rPr>
                <w:b/>
                <w:lang w:val="vi-VN"/>
              </w:rPr>
              <w:t>Chọn D.</w:t>
            </w:r>
          </w:p>
          <w:p>
            <w:pPr>
              <w:pStyle w:val="Normal"/>
              <w:rPr>
                <w:szCs w:val="24"/>
                <w:lang w:val="vi-VN"/>
              </w:rPr>
            </w:pPr>
            <w:r>
              <w:rPr>
                <w:rFonts w:eastAsia="Times New Roman"/>
                <w:szCs w:val="24"/>
                <w:lang w:val="vi-VN"/>
              </w:rPr>
              <w:t xml:space="preserve"> </w:t>
            </w:r>
            <w:r>
              <w:rPr>
                <w:b/>
                <w:szCs w:val="24"/>
                <w:lang w:val="vi-VN"/>
              </w:rPr>
              <w:t>(iii)</w:t>
            </w:r>
            <w:r>
              <w:rPr>
                <w:szCs w:val="24"/>
                <w:lang w:val="vi-VN"/>
              </w:rPr>
              <w:t xml:space="preserve">   Bỏ qua hệ số phản ứng kết tủa:  </w:t>
            </w:r>
          </w:p>
          <w:p>
            <w:pPr>
              <w:pStyle w:val="Normal"/>
              <w:rPr>
                <w:lang w:val="vi-VN"/>
              </w:rPr>
            </w:pPr>
            <w:r>
              <w:rPr>
                <w:rFonts w:eastAsia="Times New Roman"/>
                <w:szCs w:val="24"/>
              </w:rPr>
              <w:t xml:space="preserve">      </w:t>
            </w:r>
            <w:r>
              <w:rPr/>
              <w:object w:dxaOrig="5160" w:dyaOrig="420">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258pt;height:21pt" filled="f" o:ole="">
                  <v:imagedata r:id="rId399" o:title=""/>
                </v:shape>
                <o:OLEObject Type="Embed" ProgID="" ShapeID="ole_rId398" DrawAspect="Content" ObjectID="_2009491505" r:id="rId398"/>
              </w:object>
            </w:r>
            <w:r>
              <w:rPr>
                <w:rFonts w:eastAsia="Times New Roman"/>
                <w:szCs w:val="24"/>
              </w:rPr>
              <w:t xml:space="preserve">                         </w:t>
            </w:r>
            <w:r>
              <w:rPr>
                <w:b/>
                <w:lang w:val="vi-VN"/>
              </w:rPr>
              <w:t>→</w:t>
            </w:r>
            <w:r>
              <w:rPr>
                <w:rFonts w:eastAsia="Times New Roman"/>
                <w:b/>
                <w:lang w:val="vi-VN"/>
              </w:rPr>
              <w:t xml:space="preserve"> </w:t>
            </w:r>
            <w:r>
              <w:rPr>
                <w:b/>
                <w:lang w:val="vi-VN"/>
              </w:rPr>
              <w:t>Chọn C.</w:t>
            </w:r>
          </w:p>
        </w:tc>
      </w:tr>
    </w:tbl>
    <w:p>
      <w:pPr>
        <w:pStyle w:val="Normal"/>
        <w:autoSpaceDE w:val="false"/>
        <w:rPr/>
      </w:pPr>
      <w:r>
        <w:rPr>
          <w:rFonts w:eastAsia="Times New Roman"/>
          <w:lang w:val="vi-VN"/>
        </w:rPr>
        <w:t xml:space="preserve"> </w:t>
      </w:r>
      <w:r>
        <w:rPr>
          <w:b/>
          <w:color w:val="FF0000"/>
          <w:szCs w:val="24"/>
          <w:lang w:val="vi-VN"/>
        </w:rPr>
        <w:t>Câu 9:</w:t>
      </w:r>
      <w:r>
        <w:rPr>
          <w:szCs w:val="24"/>
          <w:lang w:val="vi-VN"/>
        </w:rPr>
        <w:t xml:space="preserve"> </w:t>
      </w:r>
      <w:r>
        <w:rPr>
          <w:b/>
          <w:color w:val="0000FF"/>
          <w:szCs w:val="24"/>
          <w:lang w:val="vi-VN"/>
        </w:rPr>
        <w:t>Đáp án C</w:t>
      </w:r>
      <w:r>
        <w:rPr>
          <w:b/>
          <w:color w:val="0000FF"/>
          <w:szCs w:val="24"/>
        </w:rPr>
        <w:t xml:space="preserve"> </w:t>
      </w:r>
    </w:p>
    <w:p>
      <w:pPr>
        <w:pStyle w:val="Normal"/>
        <w:autoSpaceDE w:val="false"/>
        <w:rPr>
          <w:b/>
          <w:color w:val="0000FF"/>
          <w:szCs w:val="24"/>
        </w:rPr>
      </w:pPr>
      <w:r>
        <w:rPr>
          <w:b/>
          <w:color w:val="0000FF"/>
          <w:szCs w:val="24"/>
        </w:rPr>
        <w:tab/>
      </w:r>
      <w:r>
        <w:rPr/>
        <w:object w:dxaOrig="3140" w:dyaOrig="620">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157pt;height:31pt" filled="f" o:ole="">
            <v:imagedata r:id="rId401" o:title=""/>
          </v:shape>
          <o:OLEObject Type="Embed" ProgID="" ShapeID="ole_rId400" DrawAspect="Content" ObjectID="_1757491109" r:id="rId400"/>
        </w:object>
      </w:r>
    </w:p>
    <w:p>
      <w:pPr>
        <w:pStyle w:val="Normal"/>
        <w:autoSpaceDE w:val="false"/>
        <w:rPr>
          <w:szCs w:val="24"/>
        </w:rPr>
      </w:pPr>
      <w:r>
        <w:rPr>
          <w:b/>
          <w:color w:val="0000FF"/>
          <w:szCs w:val="24"/>
        </w:rPr>
        <w:tab/>
        <w:tab/>
      </w:r>
      <w:r>
        <w:rPr>
          <w:szCs w:val="24"/>
        </w:rPr>
        <w:t>Tại catot (-)</w:t>
      </w:r>
      <w:r>
        <w:rPr/>
        <w:object w:dxaOrig="1680" w:dyaOrig="380">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84pt;height:19pt" filled="f" o:ole="">
            <v:imagedata r:id="rId403" o:title=""/>
          </v:shape>
          <o:OLEObject Type="Embed" ProgID="" ShapeID="ole_rId402" DrawAspect="Content" ObjectID="_2137848922" r:id="rId402"/>
        </w:object>
      </w:r>
      <w:r>
        <w:rPr>
          <w:szCs w:val="24"/>
          <w:lang w:val="vi-VN"/>
        </w:rPr>
        <w:tab/>
        <w:tab/>
        <w:t>Tại anot</w:t>
      </w:r>
      <w:r>
        <w:rPr>
          <w:szCs w:val="24"/>
        </w:rPr>
        <w:t>(+):</w:t>
      </w:r>
      <w:r>
        <w:rPr/>
        <w:object w:dxaOrig="1480" w:dyaOrig="380">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74pt;height:19pt" filled="f" o:ole="">
            <v:imagedata r:id="rId405" o:title=""/>
          </v:shape>
          <o:OLEObject Type="Embed" ProgID="" ShapeID="ole_rId404" DrawAspect="Content" ObjectID="_1936157828" r:id="rId404"/>
        </w:object>
      </w:r>
    </w:p>
    <w:p>
      <w:pPr>
        <w:pStyle w:val="Normal"/>
        <w:autoSpaceDE w:val="false"/>
        <w:rPr>
          <w:szCs w:val="24"/>
          <w:lang w:val="vi-VN"/>
        </w:rPr>
      </w:pPr>
      <w:r>
        <w:rPr>
          <w:szCs w:val="24"/>
          <w:lang w:val="vi-VN"/>
        </w:rPr>
        <w:tab/>
        <w:tab/>
      </w:r>
      <w:r>
        <w:rPr/>
        <w:object w:dxaOrig="1960" w:dyaOrig="720">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98pt;height:36pt" filled="f" o:ole="">
            <v:imagedata r:id="rId407" o:title=""/>
          </v:shape>
          <o:OLEObject Type="Embed" ProgID="" ShapeID="ole_rId406" DrawAspect="Content" ObjectID="_815331228" r:id="rId406"/>
        </w:object>
      </w:r>
      <w:r>
        <w:rPr>
          <w:szCs w:val="24"/>
          <w:lang w:val="vi-VN"/>
        </w:rPr>
        <w:tab/>
        <w:tab/>
        <w:tab/>
      </w:r>
      <w:r>
        <w:rPr/>
        <w:object w:dxaOrig="2020" w:dyaOrig="720">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101pt;height:36pt" filled="f" o:ole="">
            <v:imagedata r:id="rId409" o:title=""/>
          </v:shape>
          <o:OLEObject Type="Embed" ProgID="" ShapeID="ole_rId408" DrawAspect="Content" ObjectID="_1890926479" r:id="rId408"/>
        </w:object>
      </w:r>
    </w:p>
    <w:p>
      <w:pPr>
        <w:pStyle w:val="Normal"/>
        <w:autoSpaceDE w:val="false"/>
        <w:rPr>
          <w:szCs w:val="24"/>
        </w:rPr>
      </w:pPr>
      <w:r>
        <w:rPr>
          <w:szCs w:val="24"/>
          <w:lang w:val="vi-VN"/>
        </w:rPr>
        <w:tab/>
        <w:tab/>
        <w:tab/>
        <w:tab/>
        <w:tab/>
        <w:tab/>
        <w:tab/>
      </w:r>
      <w:r>
        <w:rPr/>
        <w:object w:dxaOrig="2900" w:dyaOrig="760">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145pt;height:38pt" filled="f" o:ole="">
            <v:imagedata r:id="rId411" o:title=""/>
          </v:shape>
          <o:OLEObject Type="Embed" ProgID="" ShapeID="ole_rId410" DrawAspect="Content" ObjectID="_522822709" r:id="rId410"/>
        </w:object>
      </w:r>
    </w:p>
    <w:p>
      <w:pPr>
        <w:pStyle w:val="Normal"/>
        <w:autoSpaceDE w:val="false"/>
        <w:ind w:firstLine="720" w:right="0"/>
        <w:jc w:val="left"/>
        <w:rPr/>
      </w:pPr>
      <w:r>
        <w:rPr>
          <w:b/>
          <w:color w:val="0000FF"/>
          <w:szCs w:val="24"/>
        </w:rPr>
        <w:object w:dxaOrig="300" w:dyaOrig="220">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15pt;height:11pt" filled="f" o:ole="">
            <v:imagedata r:id="rId413" o:title=""/>
          </v:shape>
          <o:OLEObject Type="Embed" ProgID="" ShapeID="ole_rId412" DrawAspect="Content" ObjectID="_739037820" r:id="rId412"/>
        </w:object>
      </w:r>
      <w:r>
        <w:rPr>
          <w:szCs w:val="24"/>
        </w:rPr>
        <w:t>Cu</w:t>
      </w:r>
      <w:r>
        <w:rPr>
          <w:szCs w:val="24"/>
          <w:vertAlign w:val="superscript"/>
        </w:rPr>
        <w:t>2+</w:t>
      </w:r>
      <w:r>
        <w:rPr>
          <w:szCs w:val="24"/>
        </w:rPr>
        <w:t xml:space="preserve"> dư, H</w:t>
      </w:r>
      <w:r>
        <w:rPr>
          <w:szCs w:val="24"/>
          <w:vertAlign w:val="subscript"/>
        </w:rPr>
        <w:t>2</w:t>
      </w:r>
      <w:r>
        <w:rPr>
          <w:szCs w:val="24"/>
        </w:rPr>
        <w:t>O chưa bị điện phân ở catot</w:t>
      </w:r>
    </w:p>
    <w:p>
      <w:pPr>
        <w:pStyle w:val="Normal"/>
        <w:autoSpaceDE w:val="false"/>
        <w:ind w:firstLine="720" w:right="0"/>
        <w:rPr>
          <w:szCs w:val="24"/>
        </w:rPr>
      </w:pPr>
      <w:r>
        <w:rPr>
          <w:szCs w:val="24"/>
        </w:rPr>
        <w:object w:dxaOrig="300" w:dyaOrig="220">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15pt;height:11pt" filled="f" o:ole="">
            <v:imagedata r:id="rId415" o:title=""/>
          </v:shape>
          <o:OLEObject Type="Embed" ProgID="" ShapeID="ole_rId414" DrawAspect="Content" ObjectID="_658185728" r:id="rId414"/>
        </w:object>
      </w:r>
      <w:r>
        <w:rPr>
          <w:szCs w:val="24"/>
        </w:rPr>
        <w:t>V</w:t>
      </w:r>
      <w:r>
        <w:rPr>
          <w:szCs w:val="24"/>
          <w:vertAlign w:val="subscript"/>
        </w:rPr>
        <w:t xml:space="preserve">khí anot </w:t>
      </w:r>
      <w:r>
        <w:rPr>
          <w:szCs w:val="24"/>
        </w:rPr>
        <w:t xml:space="preserve">= </w:t>
      </w:r>
      <w:r>
        <w:rPr>
          <w:szCs w:val="24"/>
        </w:rPr>
        <w:object w:dxaOrig="420" w:dyaOrig="440">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21pt;height:22pt" filled="f" o:ole="">
            <v:imagedata r:id="rId417" o:title=""/>
          </v:shape>
          <o:OLEObject Type="Embed" ProgID="" ShapeID="ole_rId416" DrawAspect="Content" ObjectID="_1925228871" r:id="rId416"/>
        </w:object>
      </w:r>
      <w:r>
        <w:rPr>
          <w:szCs w:val="24"/>
        </w:rPr>
        <w:t xml:space="preserve">+ </w:t>
      </w:r>
      <w:r>
        <w:rPr>
          <w:szCs w:val="24"/>
        </w:rPr>
        <w:object w:dxaOrig="400" w:dyaOrig="440">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20pt;height:22pt" filled="f" o:ole="">
            <v:imagedata r:id="rId419" o:title=""/>
          </v:shape>
          <o:OLEObject Type="Embed" ProgID="" ShapeID="ole_rId418" DrawAspect="Content" ObjectID="_144579937" r:id="rId418"/>
        </w:object>
      </w:r>
      <w:r>
        <w:rPr>
          <w:szCs w:val="24"/>
        </w:rPr>
        <w:t>=(0,07 + 0,01).22,4 = 1,792 (L)</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t>Xác định khí thoát ra ở anot là Cl</w:t>
            </w:r>
            <w:r>
              <w:rPr>
                <w:vertAlign w:val="subscript"/>
              </w:rPr>
              <w:t>2</w:t>
            </w:r>
            <w:r>
              <w:rPr>
                <w:lang w:val="vi-VN"/>
              </w:rPr>
              <w:t>:</w:t>
            </w:r>
          </w:p>
          <w:p>
            <w:pPr>
              <w:pStyle w:val="Normal"/>
              <w:jc w:val="left"/>
              <w:rPr>
                <w:lang w:val="vi-VN"/>
              </w:rPr>
            </w:pPr>
            <w:r>
              <w:rPr>
                <w:rFonts w:eastAsia="Times New Roman"/>
                <w:lang w:val="vi-VN"/>
              </w:rPr>
              <w:t xml:space="preserve">        </w:t>
            </w:r>
            <w:r>
              <w:rPr>
                <w:szCs w:val="24"/>
              </w:rPr>
              <w:object w:dxaOrig="300" w:dyaOrig="220">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15pt;height:11pt" filled="f" o:ole="">
                  <v:imagedata r:id="rId421" o:title=""/>
                </v:shape>
                <o:OLEObject Type="Embed" ProgID="" ShapeID="ole_rId420" DrawAspect="Content" ObjectID="_1757261092" r:id="rId420"/>
              </w:object>
            </w:r>
            <w:r>
              <w:rPr>
                <w:szCs w:val="24"/>
                <w:lang w:val="vi-VN"/>
              </w:rPr>
              <w:t>V</w:t>
            </w:r>
            <w:r>
              <w:rPr>
                <w:szCs w:val="24"/>
                <w:vertAlign w:val="subscript"/>
                <w:lang w:val="vi-VN"/>
              </w:rPr>
              <w:t xml:space="preserve">khí anot </w:t>
            </w:r>
            <w:r>
              <w:rPr>
                <w:szCs w:val="24"/>
                <w:lang w:val="vi-VN"/>
              </w:rPr>
              <w:t xml:space="preserve">= </w:t>
            </w:r>
            <w:r>
              <w:rPr>
                <w:szCs w:val="24"/>
              </w:rPr>
              <w:object w:dxaOrig="420" w:dyaOrig="440">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21pt;height:22pt" filled="f" o:ole="">
                  <v:imagedata r:id="rId423" o:title=""/>
                </v:shape>
                <o:OLEObject Type="Embed" ProgID="" ShapeID="ole_rId422" DrawAspect="Content" ObjectID="_1670663630" r:id="rId422"/>
              </w:object>
            </w:r>
            <w:r>
              <w:rPr>
                <w:szCs w:val="24"/>
                <w:lang w:val="vi-VN"/>
              </w:rPr>
              <w:t>= 0,07.</w:t>
            </w:r>
            <w:r>
              <w:rPr>
                <w:szCs w:val="24"/>
              </w:rPr>
              <w:t>22,4 =1,568 (L)</w:t>
            </w:r>
            <w:r>
              <w:rPr>
                <w:lang w:val="vi-VN"/>
              </w:rPr>
              <w:t xml:space="preserve">           </w:t>
            </w:r>
            <w:r>
              <w:rPr/>
              <w:t xml:space="preserve">      </w:t>
            </w:r>
            <w:r>
              <w:rPr>
                <w:b/>
                <w:lang w:val="vi-VN"/>
              </w:rPr>
              <w:t>→ Chọn D.</w:t>
            </w:r>
          </w:p>
          <w:p>
            <w:pPr>
              <w:pStyle w:val="Normal"/>
              <w:jc w:val="left"/>
              <w:rPr>
                <w:szCs w:val="24"/>
                <w:lang w:val="vi-VN"/>
              </w:rPr>
            </w:pPr>
            <w:r>
              <w:rPr>
                <w:b/>
                <w:lang w:val="vi-VN"/>
              </w:rPr>
              <w:t xml:space="preserve">(ii)   </w:t>
            </w:r>
            <w:r>
              <w:rPr>
                <w:lang w:val="vi-VN"/>
              </w:rPr>
              <w:t>Không tính số mol electron đã trao đổi, Cu</w:t>
            </w:r>
            <w:r>
              <w:rPr>
                <w:vertAlign w:val="superscript"/>
                <w:lang w:val="vi-VN"/>
              </w:rPr>
              <w:t>2+</w:t>
            </w:r>
            <w:r>
              <w:rPr>
                <w:lang w:val="vi-VN"/>
              </w:rPr>
              <w:t xml:space="preserve"> bị điện phân hết.</w:t>
            </w:r>
          </w:p>
          <w:p>
            <w:pPr>
              <w:pStyle w:val="Normal"/>
              <w:autoSpaceDE w:val="false"/>
              <w:ind w:firstLine="720" w:right="0"/>
              <w:rPr>
                <w:szCs w:val="24"/>
                <w:lang w:val="vi-VN"/>
              </w:rPr>
            </w:pPr>
            <w:r>
              <w:rPr>
                <w:rFonts w:eastAsia="Times New Roman"/>
                <w:szCs w:val="24"/>
                <w:lang w:val="vi-VN"/>
              </w:rPr>
              <w:t xml:space="preserve">      </w:t>
            </w:r>
          </w:p>
          <w:p>
            <w:pPr>
              <w:pStyle w:val="Normal"/>
              <w:autoSpaceDE w:val="false"/>
              <w:rPr>
                <w:szCs w:val="24"/>
              </w:rPr>
            </w:pPr>
            <w:r>
              <w:rPr>
                <w:rFonts w:eastAsia="Times New Roman"/>
                <w:szCs w:val="24"/>
              </w:rPr>
              <w:t xml:space="preserve">            </w:t>
            </w:r>
            <w:r>
              <w:rPr>
                <w:szCs w:val="24"/>
              </w:rPr>
              <w:t>Tại catot (-)</w:t>
            </w:r>
            <w:r>
              <w:rPr/>
              <w:object w:dxaOrig="1680" w:dyaOrig="380">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84pt;height:19pt" filled="f" o:ole="">
                  <v:imagedata r:id="rId425" o:title=""/>
                </v:shape>
                <o:OLEObject Type="Embed" ProgID="" ShapeID="ole_rId424" DrawAspect="Content" ObjectID="_1417541197" r:id="rId424"/>
              </w:object>
            </w:r>
            <w:r>
              <w:rPr>
                <w:szCs w:val="24"/>
                <w:lang w:val="vi-VN"/>
              </w:rPr>
              <w:tab/>
              <w:tab/>
              <w:t>Tại anot</w:t>
            </w:r>
            <w:r>
              <w:rPr>
                <w:szCs w:val="24"/>
              </w:rPr>
              <w:t>(+):</w:t>
            </w:r>
            <w:r>
              <w:rPr/>
              <w:object w:dxaOrig="1480" w:dyaOrig="380">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74pt;height:19pt" filled="f" o:ole="">
                  <v:imagedata r:id="rId427" o:title=""/>
                </v:shape>
                <o:OLEObject Type="Embed" ProgID="" ShapeID="ole_rId426" DrawAspect="Content" ObjectID="_1844970737" r:id="rId426"/>
              </w:object>
            </w:r>
          </w:p>
          <w:p>
            <w:pPr>
              <w:pStyle w:val="Normal"/>
              <w:autoSpaceDE w:val="false"/>
              <w:ind w:firstLine="720" w:right="0"/>
              <w:rPr/>
            </w:pPr>
            <w:r>
              <w:rPr>
                <w:szCs w:val="24"/>
                <w:lang w:val="vi-VN"/>
              </w:rPr>
              <w:tab/>
            </w:r>
            <w:r>
              <w:rPr/>
              <w:object w:dxaOrig="1740" w:dyaOrig="720">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87pt;height:36pt" filled="f" o:ole="">
                  <v:imagedata r:id="rId429" o:title=""/>
                </v:shape>
                <o:OLEObject Type="Embed" ProgID="" ShapeID="ole_rId428" DrawAspect="Content" ObjectID="_1183338547" r:id="rId428"/>
              </w:object>
            </w:r>
            <w:r>
              <w:rPr/>
              <w:t xml:space="preserve">                   </w:t>
            </w:r>
            <w:r>
              <w:rPr/>
              <w:object w:dxaOrig="2020" w:dyaOrig="720">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101pt;height:36pt" filled="f" o:ole="">
                  <v:imagedata r:id="rId431" o:title=""/>
                </v:shape>
                <o:OLEObject Type="Embed" ProgID="" ShapeID="ole_rId430" DrawAspect="Content" ObjectID="_1743892935" r:id="rId430"/>
              </w:object>
            </w:r>
          </w:p>
          <w:p>
            <w:pPr>
              <w:pStyle w:val="Normal"/>
              <w:autoSpaceDE w:val="false"/>
              <w:ind w:firstLine="720" w:right="0"/>
              <w:rPr>
                <w:rFonts w:eastAsia="Times New Roman"/>
              </w:rPr>
            </w:pPr>
            <w:r>
              <w:rPr>
                <w:rFonts w:eastAsia="Times New Roman"/>
              </w:rPr>
              <w:t xml:space="preserve">                                                            </w:t>
            </w:r>
          </w:p>
          <w:p>
            <w:pPr>
              <w:pStyle w:val="Normal"/>
              <w:autoSpaceDE w:val="false"/>
              <w:rPr>
                <w:szCs w:val="24"/>
                <w:lang w:val="vi-VN"/>
              </w:rPr>
            </w:pPr>
            <w:r>
              <w:rPr>
                <w:rFonts w:eastAsia="Times New Roman"/>
                <w:szCs w:val="24"/>
              </w:rPr>
              <w:t xml:space="preserve">    </w:t>
            </w:r>
            <w:r>
              <w:rPr>
                <w:szCs w:val="24"/>
              </w:rPr>
              <w:object w:dxaOrig="300" w:dyaOrig="220">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15pt;height:11pt" filled="f" o:ole="">
                  <v:imagedata r:id="rId433" o:title=""/>
                </v:shape>
                <o:OLEObject Type="Embed" ProgID="" ShapeID="ole_rId432" DrawAspect="Content" ObjectID="_1646126135" r:id="rId432"/>
              </w:object>
            </w:r>
            <w:r>
              <w:rPr>
                <w:szCs w:val="24"/>
              </w:rPr>
              <w:t>V</w:t>
            </w:r>
            <w:r>
              <w:rPr>
                <w:szCs w:val="24"/>
                <w:vertAlign w:val="subscript"/>
              </w:rPr>
              <w:t xml:space="preserve">khí anot </w:t>
            </w:r>
            <w:r>
              <w:rPr>
                <w:szCs w:val="24"/>
              </w:rPr>
              <w:t xml:space="preserve">= </w:t>
            </w:r>
            <w:r>
              <w:rPr/>
              <w:object w:dxaOrig="440" w:dyaOrig="460">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22pt;height:23pt" filled="f" o:ole="">
                  <v:imagedata r:id="rId435" o:title=""/>
                </v:shape>
                <o:OLEObject Type="Embed" ProgID="" ShapeID="ole_rId434" DrawAspect="Content" ObjectID="_180891553" r:id="rId434"/>
              </w:object>
            </w:r>
            <w:r>
              <w:rPr>
                <w:szCs w:val="24"/>
              </w:rPr>
              <w:t xml:space="preserve">+ </w:t>
            </w:r>
            <w:r>
              <w:rPr/>
              <w:object w:dxaOrig="400" w:dyaOrig="460">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20pt;height:23pt" filled="f" o:ole="">
                  <v:imagedata r:id="rId437" o:title=""/>
                </v:shape>
                <o:OLEObject Type="Embed" ProgID="" ShapeID="ole_rId436" DrawAspect="Content" ObjectID="_517746659" r:id="rId436"/>
              </w:object>
            </w:r>
            <w:r>
              <w:rPr>
                <w:szCs w:val="24"/>
              </w:rPr>
              <w:t>=(0,07 + 0,115).22,4 = 4,144 (L)</w:t>
            </w:r>
            <w:r>
              <w:rPr>
                <w:b/>
                <w:lang w:val="vi-VN"/>
              </w:rPr>
              <w:t xml:space="preserve"> → Chọn A.</w:t>
            </w:r>
          </w:p>
          <w:p>
            <w:pPr>
              <w:pStyle w:val="Normal"/>
              <w:autoSpaceDE w:val="false"/>
              <w:rPr/>
            </w:pPr>
            <w:r>
              <w:rPr>
                <w:b/>
                <w:lang w:val="vi-VN"/>
              </w:rPr>
              <w:t xml:space="preserve">(iii)    </w:t>
            </w:r>
            <w:r>
              <w:rPr>
                <w:lang w:val="vi-VN"/>
              </w:rPr>
              <w:t>Không tính số mol electron đã trao đổi, Cu</w:t>
            </w:r>
            <w:r>
              <w:rPr>
                <w:vertAlign w:val="superscript"/>
                <w:lang w:val="vi-VN"/>
              </w:rPr>
              <w:t>2+</w:t>
            </w:r>
            <w:r>
              <w:rPr>
                <w:lang w:val="vi-VN"/>
              </w:rPr>
              <w:t xml:space="preserve"> bị điện phân hết.tại cực (+) chỉ xảy ra quá trình oxi hóa ion Cl</w:t>
            </w:r>
            <w:r>
              <w:rPr>
                <w:vertAlign w:val="superscript"/>
                <w:lang w:val="vi-VN"/>
              </w:rPr>
              <w:t>-</w:t>
            </w:r>
            <w:r>
              <w:rPr>
                <w:lang w:val="vi-VN"/>
              </w:rPr>
              <w:t xml:space="preserve"> .</w:t>
            </w:r>
          </w:p>
          <w:p>
            <w:pPr>
              <w:pStyle w:val="Normal"/>
              <w:autoSpaceDE w:val="false"/>
              <w:rPr>
                <w:szCs w:val="24"/>
              </w:rPr>
            </w:pPr>
            <w:r>
              <w:rPr>
                <w:rFonts w:eastAsia="Times New Roman"/>
              </w:rPr>
              <w:t xml:space="preserve">          </w:t>
            </w:r>
            <w:r>
              <w:rPr>
                <w:rFonts w:eastAsia="Times New Roman"/>
                <w:szCs w:val="24"/>
              </w:rPr>
              <w:t xml:space="preserve">            </w:t>
            </w:r>
            <w:r>
              <w:rPr>
                <w:szCs w:val="24"/>
              </w:rPr>
              <w:t>Tại catot (-)</w:t>
            </w:r>
            <w:r>
              <w:rPr/>
              <w:object w:dxaOrig="1680" w:dyaOrig="380">
                <v:shapetype id="_x0000_tole_rId438" coordsize="21600,21600" o:spt="ole_rId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84pt;height:19pt" filled="f" o:ole="">
                  <v:imagedata r:id="rId439" o:title=""/>
                </v:shape>
                <o:OLEObject Type="Embed" ProgID="" ShapeID="ole_rId438" DrawAspect="Content" ObjectID="_1366702864" r:id="rId438"/>
              </w:object>
            </w:r>
            <w:r>
              <w:rPr>
                <w:szCs w:val="24"/>
                <w:lang w:val="vi-VN"/>
              </w:rPr>
              <w:tab/>
              <w:tab/>
              <w:t>Tại anot</w:t>
            </w:r>
            <w:r>
              <w:rPr>
                <w:szCs w:val="24"/>
              </w:rPr>
              <w:t>(+):</w:t>
            </w:r>
            <w:r>
              <w:rPr/>
              <w:object w:dxaOrig="1480" w:dyaOrig="380">
                <v:shapetype id="_x0000_tole_rId440" coordsize="21600,21600" o:spt="ole_rId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74pt;height:19pt" filled="f" o:ole="">
                  <v:imagedata r:id="rId441" o:title=""/>
                </v:shape>
                <o:OLEObject Type="Embed" ProgID="" ShapeID="ole_rId440" DrawAspect="Content" ObjectID="_998401974" r:id="rId440"/>
              </w:object>
            </w:r>
          </w:p>
          <w:p>
            <w:pPr>
              <w:pStyle w:val="Normal"/>
              <w:autoSpaceDE w:val="false"/>
              <w:ind w:firstLine="720" w:right="0"/>
              <w:rPr/>
            </w:pPr>
            <w:r>
              <w:rPr>
                <w:szCs w:val="24"/>
                <w:lang w:val="vi-VN"/>
              </w:rPr>
              <w:tab/>
            </w:r>
            <w:r>
              <w:rPr/>
              <w:object w:dxaOrig="1740" w:dyaOrig="720">
                <v:shapetype id="_x0000_tole_rId442" coordsize="21600,21600" o:spt="ole_rId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87pt;height:36pt" filled="f" o:ole="">
                  <v:imagedata r:id="rId443" o:title=""/>
                </v:shape>
                <o:OLEObject Type="Embed" ProgID="" ShapeID="ole_rId442" DrawAspect="Content" ObjectID="_1107677801" r:id="rId442"/>
              </w:object>
            </w:r>
            <w:r>
              <w:rPr/>
              <w:t xml:space="preserve">                               </w:t>
            </w:r>
            <w:r>
              <w:rPr/>
              <w:object w:dxaOrig="1939" w:dyaOrig="760">
                <v:shapetype id="_x0000_tole_rId444" coordsize="21600,21600" o:spt="ole_rId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96.95pt;height:38pt" filled="f" o:ole="">
                  <v:imagedata r:id="rId445" o:title=""/>
                </v:shape>
                <o:OLEObject Type="Embed" ProgID="" ShapeID="ole_rId444" DrawAspect="Content" ObjectID="_457082186" r:id="rId444"/>
              </w:object>
            </w:r>
          </w:p>
          <w:p>
            <w:pPr>
              <w:pStyle w:val="Normal"/>
              <w:autoSpaceDE w:val="false"/>
              <w:rPr>
                <w:szCs w:val="24"/>
                <w:lang w:val="vi-VN"/>
              </w:rPr>
            </w:pPr>
            <w:r>
              <w:rPr>
                <w:rFonts w:eastAsia="Times New Roman"/>
                <w:szCs w:val="24"/>
              </w:rPr>
              <w:t xml:space="preserve">     </w:t>
            </w:r>
            <w:r>
              <w:rPr>
                <w:szCs w:val="24"/>
              </w:rPr>
              <w:object w:dxaOrig="300" w:dyaOrig="220">
                <v:shapetype id="_x0000_tole_rId446" coordsize="21600,21600" o:spt="ole_rId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15pt;height:11pt" filled="f" o:ole="">
                  <v:imagedata r:id="rId447" o:title=""/>
                </v:shape>
                <o:OLEObject Type="Embed" ProgID="" ShapeID="ole_rId446" DrawAspect="Content" ObjectID="_727956615" r:id="rId446"/>
              </w:object>
            </w:r>
            <w:r>
              <w:rPr>
                <w:szCs w:val="24"/>
              </w:rPr>
              <w:t>V</w:t>
            </w:r>
            <w:r>
              <w:rPr>
                <w:szCs w:val="24"/>
                <w:vertAlign w:val="subscript"/>
              </w:rPr>
              <w:t xml:space="preserve">khí anot </w:t>
            </w:r>
            <w:r>
              <w:rPr>
                <w:szCs w:val="24"/>
              </w:rPr>
              <w:t>= 0,3.22,4 = 6,72 (L)</w:t>
            </w:r>
            <w:r>
              <w:rPr>
                <w:b/>
                <w:lang w:val="vi-VN"/>
              </w:rPr>
              <w:t xml:space="preserve"> </w:t>
            </w:r>
            <w:r>
              <w:rPr>
                <w:b/>
              </w:rPr>
              <w:t xml:space="preserve">                         </w:t>
            </w:r>
            <w:r>
              <w:rPr>
                <w:b/>
                <w:lang w:val="vi-VN"/>
              </w:rPr>
              <w:t>→ Chọn B.</w:t>
            </w:r>
          </w:p>
        </w:tc>
      </w:tr>
    </w:tbl>
    <w:p>
      <w:pPr>
        <w:pStyle w:val="Normal"/>
        <w:rPr>
          <w:b/>
          <w:color w:val="0000FF"/>
          <w:szCs w:val="24"/>
          <w:lang w:val="vi-VN"/>
        </w:rPr>
      </w:pPr>
      <w:r>
        <w:rPr>
          <w:b/>
          <w:color w:val="FF0000"/>
          <w:szCs w:val="24"/>
          <w:lang w:val="vi-VN"/>
        </w:rPr>
        <w:t>Câu 10:</w:t>
      </w:r>
      <w:r>
        <w:rPr>
          <w:szCs w:val="24"/>
          <w:lang w:val="vi-VN"/>
        </w:rPr>
        <w:t xml:space="preserve"> </w:t>
      </w:r>
      <w:r>
        <w:rPr>
          <w:b/>
          <w:color w:val="0000FF"/>
          <w:szCs w:val="24"/>
          <w:lang w:val="vi-VN"/>
        </w:rPr>
        <w:t xml:space="preserve">Đáp án A </w:t>
      </w:r>
    </w:p>
    <w:p>
      <w:pPr>
        <w:pStyle w:val="Normal"/>
        <w:rPr>
          <w:b/>
          <w:color w:val="0000FF"/>
          <w:szCs w:val="24"/>
          <w:lang w:val="vi-VN"/>
        </w:rPr>
      </w:pPr>
      <w:r>
        <w:rPr>
          <w:b/>
          <w:color w:val="0000FF"/>
          <w:szCs w:val="24"/>
          <w:lang w:val="vi-VN"/>
        </w:rPr>
        <w:tab/>
      </w:r>
      <w:r>
        <w:rPr/>
        <w:object w:dxaOrig="4760" w:dyaOrig="1540">
          <v:shapetype id="_x0000_tole_rId448" coordsize="21600,21600" o:spt="ole_rId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238pt;height:77pt" filled="f" o:ole="">
            <v:imagedata r:id="rId449" o:title=""/>
          </v:shape>
          <o:OLEObject Type="Embed" ProgID="" ShapeID="ole_rId448" DrawAspect="Content" ObjectID="_998809393" r:id="rId448"/>
        </w:object>
      </w:r>
    </w:p>
    <w:p>
      <w:pPr>
        <w:pStyle w:val="Normal"/>
        <w:jc w:val="left"/>
        <w:rPr>
          <w:szCs w:val="24"/>
        </w:rPr>
      </w:pPr>
      <w:r>
        <w:rPr>
          <w:b/>
          <w:color w:val="0000FF"/>
          <w:szCs w:val="24"/>
          <w:lang w:val="vi-VN"/>
        </w:rPr>
        <w:tab/>
      </w:r>
      <w:r>
        <w:rPr>
          <w:szCs w:val="24"/>
        </w:rPr>
        <w:t>Hỗn hợp X gồm O</w:t>
      </w:r>
      <w:r>
        <w:rPr>
          <w:szCs w:val="24"/>
          <w:vertAlign w:val="subscript"/>
        </w:rPr>
        <w:t>2</w:t>
      </w:r>
      <w:r>
        <w:rPr>
          <w:szCs w:val="24"/>
        </w:rPr>
        <w:t>, CO và CO</w:t>
      </w:r>
      <w:r>
        <w:rPr>
          <w:szCs w:val="24"/>
          <w:vertAlign w:val="subscript"/>
        </w:rPr>
        <w:t>2</w:t>
      </w:r>
      <w:r>
        <w:rPr>
          <w:szCs w:val="24"/>
        </w:rPr>
        <w:t xml:space="preserve">. </w:t>
      </w:r>
    </w:p>
    <w:p>
      <w:pPr>
        <w:pStyle w:val="Normal"/>
        <w:jc w:val="left"/>
        <w:rPr>
          <w:szCs w:val="24"/>
        </w:rPr>
      </w:pPr>
      <w:r>
        <w:rPr>
          <w:szCs w:val="24"/>
        </w:rPr>
        <w:tab/>
        <w:t>X + Ca(OH)</w:t>
      </w:r>
      <w:r>
        <w:rPr>
          <w:szCs w:val="24"/>
          <w:vertAlign w:val="subscript"/>
        </w:rPr>
        <w:t>2</w:t>
      </w:r>
      <w:r>
        <w:rPr>
          <w:szCs w:val="24"/>
        </w:rPr>
        <w:t xml:space="preserve">: </w:t>
      </w:r>
      <w:r>
        <w:rPr/>
        <w:object w:dxaOrig="2659" w:dyaOrig="620">
          <v:shapetype id="_x0000_tole_rId450" coordsize="21600,21600" o:spt="ole_rId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132.95pt;height:31pt" filled="f" o:ole="">
            <v:imagedata r:id="rId451" o:title=""/>
          </v:shape>
          <o:OLEObject Type="Embed" ProgID="" ShapeID="ole_rId450" DrawAspect="Content" ObjectID="_13079640" r:id="rId450"/>
        </w:object>
      </w:r>
    </w:p>
    <w:p>
      <w:pPr>
        <w:pStyle w:val="Normal"/>
        <w:jc w:val="left"/>
        <w:rPr/>
      </w:pPr>
      <w:r>
        <w:rPr>
          <w:szCs w:val="24"/>
        </w:rPr>
        <w:tab/>
        <w:t>Trong 2,24 list cos 0,02 mol CO</w:t>
      </w:r>
      <w:r>
        <w:rPr>
          <w:szCs w:val="24"/>
          <w:vertAlign w:val="subscript"/>
        </w:rPr>
        <w:t>2</w:t>
      </w:r>
      <w:r>
        <w:rPr>
          <w:szCs w:val="24"/>
        </w:rPr>
        <w:t xml:space="preserve"> </w:t>
      </w:r>
    </w:p>
    <w:p>
      <w:pPr>
        <w:pStyle w:val="Normal"/>
        <w:jc w:val="left"/>
        <w:rPr>
          <w:szCs w:val="24"/>
        </w:rPr>
      </w:pPr>
      <w:r>
        <w:rPr>
          <w:szCs w:val="24"/>
        </w:rPr>
        <w:tab/>
      </w:r>
      <w:r>
        <w:rPr>
          <w:szCs w:val="24"/>
        </w:rPr>
        <w:object w:dxaOrig="300" w:dyaOrig="220">
          <v:shapetype id="_x0000_tole_rId452" coordsize="21600,21600" o:spt="ole_rId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15pt;height:11pt" filled="f" o:ole="">
            <v:imagedata r:id="rId453" o:title=""/>
          </v:shape>
          <o:OLEObject Type="Embed" ProgID="" ShapeID="ole_rId452" DrawAspect="Content" ObjectID="_784078027" r:id="rId452"/>
        </w:object>
      </w:r>
      <w:r>
        <w:rPr>
          <w:szCs w:val="24"/>
        </w:rPr>
        <w:t>Trong 6,72.10</w:t>
      </w:r>
      <w:r>
        <w:rPr>
          <w:szCs w:val="24"/>
          <w:vertAlign w:val="superscript"/>
        </w:rPr>
        <w:t>3</w:t>
      </w:r>
      <w:r>
        <w:rPr>
          <w:szCs w:val="24"/>
        </w:rPr>
        <w:t xml:space="preserve"> lít có 0,02.</w:t>
      </w:r>
      <w:r>
        <w:rPr/>
        <w:object w:dxaOrig="2340" w:dyaOrig="700">
          <v:shapetype id="_x0000_tole_rId454" coordsize="21600,21600" o:spt="ole_rId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117pt;height:35pt" filled="f" o:ole="">
            <v:imagedata r:id="rId455" o:title=""/>
          </v:shape>
          <o:OLEObject Type="Embed" ProgID="" ShapeID="ole_rId454" DrawAspect="Content" ObjectID="_294691077" r:id="rId454"/>
        </w:object>
      </w:r>
    </w:p>
    <w:p>
      <w:pPr>
        <w:pStyle w:val="Normal"/>
        <w:jc w:val="left"/>
        <w:rPr>
          <w:szCs w:val="24"/>
        </w:rPr>
      </w:pPr>
      <w:r>
        <w:rPr>
          <w:szCs w:val="24"/>
        </w:rPr>
        <w:tab/>
        <w:t xml:space="preserve">Đặt </w:t>
      </w:r>
      <w:r>
        <w:rPr/>
        <w:object w:dxaOrig="1180" w:dyaOrig="460">
          <v:shapetype id="_x0000_tole_rId456" coordsize="21600,21600" o:spt="ole_rId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59pt;height:23pt" filled="f" o:ole="">
            <v:imagedata r:id="rId457" o:title=""/>
          </v:shape>
          <o:OLEObject Type="Embed" ProgID="" ShapeID="ole_rId456" DrawAspect="Content" ObjectID="_715248389" r:id="rId456"/>
        </w:object>
      </w:r>
      <w:r>
        <w:rPr>
          <w:szCs w:val="24"/>
        </w:rPr>
        <w:t xml:space="preserve">; </w:t>
      </w:r>
      <w:r>
        <w:rPr/>
        <w:object w:dxaOrig="1200" w:dyaOrig="380">
          <v:shapetype id="_x0000_tole_rId458" coordsize="21600,21600" o:spt="ole_rId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60pt;height:19pt" filled="f" o:ole="">
            <v:imagedata r:id="rId459" o:title=""/>
          </v:shape>
          <o:OLEObject Type="Embed" ProgID="" ShapeID="ole_rId458" DrawAspect="Content" ObjectID="_1595401732" r:id="rId458"/>
        </w:object>
      </w:r>
    </w:p>
    <w:p>
      <w:pPr>
        <w:pStyle w:val="Normal"/>
        <w:jc w:val="left"/>
        <w:rPr>
          <w:szCs w:val="24"/>
        </w:rPr>
      </w:pPr>
      <w:r>
        <w:rPr>
          <w:szCs w:val="24"/>
        </w:rPr>
        <w:tab/>
      </w:r>
      <w:r>
        <w:rPr/>
        <w:object w:dxaOrig="4000" w:dyaOrig="1040">
          <v:shapetype id="_x0000_tole_rId460" coordsize="21600,21600" o:spt="ole_rId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200pt;height:52pt" filled="f" o:ole="">
            <v:imagedata r:id="rId461" o:title=""/>
          </v:shape>
          <o:OLEObject Type="Embed" ProgID="" ShapeID="ole_rId460" DrawAspect="Content" ObjectID="_93134550" r:id="rId460"/>
        </w:object>
      </w:r>
    </w:p>
    <w:p>
      <w:pPr>
        <w:pStyle w:val="Normal"/>
        <w:jc w:val="left"/>
        <w:rPr>
          <w:szCs w:val="24"/>
        </w:rPr>
      </w:pPr>
      <w:r>
        <w:rPr>
          <w:szCs w:val="24"/>
        </w:rPr>
        <w:tab/>
        <w:t>Bảo toàn nguyên tố oxi ta có:</w:t>
      </w:r>
    </w:p>
    <w:p>
      <w:pPr>
        <w:pStyle w:val="Normal"/>
        <w:jc w:val="left"/>
        <w:rPr>
          <w:szCs w:val="24"/>
        </w:rPr>
      </w:pPr>
      <w:r>
        <w:rPr>
          <w:szCs w:val="24"/>
        </w:rPr>
        <w:tab/>
      </w:r>
      <w:r>
        <w:rPr/>
        <w:object w:dxaOrig="5520" w:dyaOrig="1719">
          <v:shapetype id="_x0000_tole_rId462" coordsize="21600,21600" o:spt="ole_rId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276pt;height:85.95pt" filled="f" o:ole="">
            <v:imagedata r:id="rId463" o:title=""/>
          </v:shape>
          <o:OLEObject Type="Embed" ProgID="" ShapeID="ole_rId462" DrawAspect="Content" ObjectID="_1846549122" r:id="rId462"/>
        </w:objec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lang w:val="vi-VN"/>
              </w:rPr>
              <w:t>Hỗn hợp X là CO và CO</w:t>
            </w:r>
            <w:r>
              <w:rPr>
                <w:vertAlign w:val="subscript"/>
                <w:lang w:val="vi-VN"/>
              </w:rPr>
              <w:t>2</w:t>
            </w:r>
            <w:r>
              <w:rPr>
                <w:lang w:val="vi-VN"/>
              </w:rPr>
              <w:t>, không sử dụng thông tin tỉ khôí của X so với H</w:t>
            </w:r>
            <w:r>
              <w:rPr>
                <w:vertAlign w:val="subscript"/>
                <w:lang w:val="vi-VN"/>
              </w:rPr>
              <w:t>2</w:t>
            </w:r>
            <w:r>
              <w:rPr>
                <w:lang w:val="vi-VN"/>
              </w:rPr>
              <w:t xml:space="preserve"> là 16. </w:t>
            </w:r>
          </w:p>
          <w:p>
            <w:pPr>
              <w:pStyle w:val="Normal"/>
              <w:jc w:val="left"/>
              <w:rPr>
                <w:lang w:val="vi-VN"/>
              </w:rPr>
            </w:pPr>
            <w:r>
              <w:rPr>
                <w:rFonts w:eastAsia="Times New Roman"/>
                <w:lang w:val="vi-VN"/>
              </w:rPr>
              <w:t xml:space="preserve">        </w:t>
            </w:r>
            <w:r>
              <w:rPr>
                <w:lang w:val="vi-VN"/>
              </w:rPr>
              <w:object w:dxaOrig="400" w:dyaOrig="380">
                <v:shapetype id="_x0000_tole_rId464" coordsize="21600,21600" o:spt="ole_rId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20pt;height:19pt" filled="f" o:ole="">
                  <v:imagedata r:id="rId465" o:title=""/>
                </v:shape>
                <o:OLEObject Type="Embed" ProgID="" ShapeID="ole_rId464" DrawAspect="Content" ObjectID="_1339504589" r:id="rId464"/>
              </w:object>
            </w:r>
            <w:r>
              <w:rPr/>
              <w:t>= 300</w:t>
            </w:r>
            <w:r>
              <w:rPr>
                <w:rFonts w:cs="Cambria Math" w:ascii="Cambria Math" w:hAnsi="Cambria Math"/>
              </w:rPr>
              <w:t>−</w:t>
            </w:r>
            <w:r>
              <w:rPr/>
              <w:t>60 = 240 mol</w:t>
            </w:r>
            <w:r>
              <w:rPr>
                <w:lang w:val="vi-VN"/>
              </w:rPr>
              <w:t xml:space="preserve">         </w:t>
            </w:r>
          </w:p>
          <w:p>
            <w:pPr>
              <w:pStyle w:val="Normal"/>
              <w:jc w:val="left"/>
              <w:rPr>
                <w:lang w:val="vi-VN"/>
              </w:rPr>
            </w:pPr>
            <w:r>
              <w:rPr/>
              <w:object w:dxaOrig="4239" w:dyaOrig="1719">
                <v:shapetype id="_x0000_tole_rId466" coordsize="21600,21600" o:spt="ole_rId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211.95pt;height:85.95pt" filled="f" o:ole="">
                  <v:imagedata r:id="rId467" o:title=""/>
                </v:shape>
                <o:OLEObject Type="Embed" ProgID="" ShapeID="ole_rId466" DrawAspect="Content" ObjectID="_218953679" r:id="rId466"/>
              </w:object>
            </w:r>
            <w:r>
              <w:rPr>
                <w:rFonts w:eastAsia="Times New Roman"/>
                <w:lang w:val="vi-VN"/>
              </w:rPr>
              <w:t xml:space="preserve">  </w:t>
            </w:r>
            <w:r>
              <w:rPr>
                <w:rFonts w:eastAsia="Times New Roman"/>
              </w:rPr>
              <w:t xml:space="preserve">              </w:t>
            </w:r>
            <w:r>
              <w:rPr>
                <w:b/>
                <w:lang w:val="vi-VN"/>
              </w:rPr>
              <w:t>→</w:t>
            </w:r>
            <w:r>
              <w:rPr>
                <w:rFonts w:eastAsia="Times New Roman"/>
                <w:b/>
                <w:lang w:val="vi-VN"/>
              </w:rPr>
              <w:t xml:space="preserve"> </w:t>
            </w:r>
            <w:r>
              <w:rPr>
                <w:b/>
                <w:lang w:val="vi-VN"/>
              </w:rPr>
              <w:t>Chọn B.</w:t>
            </w:r>
          </w:p>
          <w:p>
            <w:pPr>
              <w:pStyle w:val="Normal"/>
              <w:rPr/>
            </w:pPr>
            <w:r>
              <w:rPr>
                <w:b/>
                <w:lang w:val="vi-VN"/>
              </w:rPr>
              <w:t xml:space="preserve">(ii)   </w:t>
            </w:r>
            <w:r>
              <w:rPr>
                <w:lang w:val="vi-VN"/>
              </w:rPr>
              <w:t>Hỗn hợp X là CO và CO</w:t>
            </w:r>
            <w:r>
              <w:rPr>
                <w:vertAlign w:val="subscript"/>
                <w:lang w:val="vi-VN"/>
              </w:rPr>
              <w:t>2</w:t>
            </w:r>
            <w:r>
              <w:rPr>
                <w:lang w:val="vi-VN"/>
              </w:rPr>
              <w:t xml:space="preserve"> không sử dụng thông tin cho X vào Ca(OH)</w:t>
            </w:r>
            <w:r>
              <w:rPr>
                <w:vertAlign w:val="subscript"/>
                <w:lang w:val="vi-VN"/>
              </w:rPr>
              <w:t>2</w:t>
            </w:r>
            <w:r>
              <w:rPr>
                <w:lang w:val="vi-VN"/>
              </w:rPr>
              <w:t xml:space="preserve"> thu được 2 gam kết tủa.</w:t>
            </w:r>
          </w:p>
          <w:p>
            <w:pPr>
              <w:pStyle w:val="Normal"/>
              <w:jc w:val="left"/>
              <w:rPr>
                <w:lang w:val="vi-VN"/>
              </w:rPr>
            </w:pPr>
            <w:r>
              <w:rPr>
                <w:rFonts w:eastAsia="Times New Roman"/>
                <w:lang w:val="vi-VN"/>
              </w:rPr>
              <w:t xml:space="preserve">       </w:t>
            </w:r>
            <w:r>
              <w:rPr/>
              <w:object w:dxaOrig="5300" w:dyaOrig="620">
                <v:shapetype id="_x0000_tole_rId468" coordsize="21600,21600" o:spt="ole_rId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265pt;height:31pt" filled="f" o:ole="">
                  <v:imagedata r:id="rId469" o:title=""/>
                </v:shape>
                <o:OLEObject Type="Embed" ProgID="" ShapeID="ole_rId468" DrawAspect="Content" ObjectID="_2050991742" r:id="rId468"/>
              </w:object>
            </w:r>
            <w:r>
              <w:rPr>
                <w:rFonts w:eastAsia="Times New Roman"/>
                <w:lang w:val="vi-VN"/>
              </w:rPr>
              <w:t xml:space="preserve">             </w:t>
            </w:r>
          </w:p>
          <w:p>
            <w:pPr>
              <w:pStyle w:val="Normal"/>
              <w:rPr>
                <w:b/>
                <w:lang w:val="vi-VN"/>
              </w:rPr>
            </w:pPr>
            <w:r>
              <w:rPr>
                <w:rFonts w:eastAsia="Times New Roman"/>
                <w:szCs w:val="24"/>
                <w:lang w:val="vi-VN"/>
              </w:rPr>
              <w:t xml:space="preserve"> </w:t>
            </w:r>
            <w:r>
              <w:rPr/>
              <w:object w:dxaOrig="4540" w:dyaOrig="1719">
                <v:shapetype id="_x0000_tole_rId470" coordsize="21600,21600" o:spt="ole_rId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227pt;height:85.95pt" filled="f" o:ole="">
                  <v:imagedata r:id="rId471" o:title=""/>
                </v:shape>
                <o:OLEObject Type="Embed" ProgID="" ShapeID="ole_rId470" DrawAspect="Content" ObjectID="_950335274" r:id="rId470"/>
              </w:object>
            </w:r>
            <w:r>
              <w:rPr>
                <w:rFonts w:eastAsia="Times New Roman"/>
                <w:b/>
                <w:szCs w:val="24"/>
              </w:rPr>
              <w:t xml:space="preserve">                     </w:t>
            </w:r>
            <w:r>
              <w:rPr>
                <w:b/>
                <w:lang w:val="vi-VN"/>
              </w:rPr>
              <w:t>→</w:t>
            </w:r>
            <w:r>
              <w:rPr>
                <w:rFonts w:eastAsia="Times New Roman"/>
                <w:b/>
                <w:lang w:val="vi-VN"/>
              </w:rPr>
              <w:t xml:space="preserve"> </w:t>
            </w:r>
            <w:r>
              <w:rPr>
                <w:b/>
                <w:lang w:val="vi-VN"/>
              </w:rPr>
              <w:t>Chọn C.</w:t>
            </w:r>
          </w:p>
          <w:p>
            <w:pPr>
              <w:pStyle w:val="Normal"/>
              <w:rPr/>
            </w:pPr>
            <w:r>
              <w:rPr>
                <w:b/>
                <w:lang w:val="vi-VN"/>
              </w:rPr>
              <w:t xml:space="preserve">(iii)   </w:t>
            </w:r>
            <w:r>
              <w:rPr>
                <w:lang w:val="vi-VN"/>
              </w:rPr>
              <w:t>Khí thu được là O</w:t>
            </w:r>
            <w:r>
              <w:rPr>
                <w:vertAlign w:val="subscript"/>
                <w:lang w:val="vi-VN"/>
              </w:rPr>
              <w:t>2</w:t>
            </w:r>
            <w:r>
              <w:rPr>
                <w:lang w:val="vi-VN"/>
              </w:rPr>
              <w:t>, không có phản ứng (2) và (3).</w:t>
            </w:r>
          </w:p>
          <w:p>
            <w:pPr>
              <w:pStyle w:val="Normal"/>
              <w:rPr>
                <w:lang w:val="vi-VN"/>
              </w:rPr>
            </w:pPr>
            <w:r>
              <w:rPr>
                <w:rFonts w:eastAsia="Times New Roman"/>
              </w:rPr>
              <w:t xml:space="preserve">       </w:t>
            </w:r>
            <w:r>
              <w:rPr/>
              <w:object w:dxaOrig="4360" w:dyaOrig="1040">
                <v:shapetype id="_x0000_tole_rId472" coordsize="21600,21600" o:spt="ole_rId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218pt;height:52pt" filled="f" o:ole="">
                  <v:imagedata r:id="rId473" o:title=""/>
                </v:shape>
                <o:OLEObject Type="Embed" ProgID="" ShapeID="ole_rId472" DrawAspect="Content" ObjectID="_443258822" r:id="rId472"/>
              </w:object>
            </w:r>
            <w:r>
              <w:rPr>
                <w:rFonts w:eastAsia="Times New Roman"/>
              </w:rPr>
              <w:t xml:space="preserve">                        </w:t>
            </w:r>
            <w:r>
              <w:rPr>
                <w:b/>
                <w:lang w:val="vi-VN"/>
              </w:rPr>
              <w:t>→</w:t>
            </w:r>
            <w:r>
              <w:rPr>
                <w:rFonts w:eastAsia="Times New Roman"/>
                <w:b/>
                <w:lang w:val="vi-VN"/>
              </w:rPr>
              <w:t xml:space="preserve"> </w:t>
            </w:r>
            <w:r>
              <w:rPr>
                <w:b/>
                <w:lang w:val="vi-VN"/>
              </w:rPr>
              <w:t>Chọn D.s</w:t>
            </w:r>
          </w:p>
        </w:tc>
      </w:tr>
    </w:tbl>
    <w:p>
      <w:pPr>
        <w:pStyle w:val="Normal"/>
        <w:rPr/>
      </w:pPr>
      <w:r>
        <w:rPr>
          <w:b/>
          <w:color w:val="FF0000"/>
          <w:szCs w:val="24"/>
          <w:lang w:val="vi-VN"/>
        </w:rPr>
        <w:t>Câu 11:</w:t>
      </w:r>
      <w:r>
        <w:rPr>
          <w:szCs w:val="24"/>
          <w:lang w:val="vi-VN"/>
        </w:rPr>
        <w:t xml:space="preserve"> </w:t>
      </w:r>
      <w:r>
        <w:rPr>
          <w:b/>
          <w:color w:val="0000FF"/>
          <w:szCs w:val="24"/>
          <w:lang w:val="vi-VN"/>
        </w:rPr>
        <w:t>Đáp án D</w:t>
      </w:r>
    </w:p>
    <w:p>
      <w:pPr>
        <w:pStyle w:val="Normal"/>
        <w:rPr>
          <w:b/>
          <w:color w:val="0000FF"/>
          <w:szCs w:val="24"/>
          <w:lang w:val="vi-VN"/>
        </w:rPr>
      </w:pPr>
      <w:r>
        <w:rPr>
          <w:b/>
          <w:color w:val="0000FF"/>
          <w:szCs w:val="24"/>
          <w:lang w:val="vi-VN"/>
        </w:rPr>
        <w:tab/>
      </w:r>
      <w:r>
        <w:rPr/>
        <w:object w:dxaOrig="5880" w:dyaOrig="2560">
          <v:shapetype id="_x0000_tole_rId474" coordsize="21600,21600" o:spt="ole_rId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294pt;height:128pt" filled="f" o:ole="">
            <v:imagedata r:id="rId475" o:title=""/>
          </v:shape>
          <o:OLEObject Type="Embed" ProgID="" ShapeID="ole_rId474" DrawAspect="Content" ObjectID="_1975132479" r:id="rId474"/>
        </w:object>
      </w:r>
    </w:p>
    <w:p>
      <w:pPr>
        <w:pStyle w:val="Normal"/>
        <w:rPr>
          <w:szCs w:val="24"/>
          <w:lang w:val="vi-VN"/>
        </w:rPr>
      </w:pPr>
      <w:r>
        <w:rPr>
          <w:b/>
          <w:color w:val="0000FF"/>
          <w:szCs w:val="24"/>
          <w:lang w:val="vi-VN"/>
        </w:rPr>
        <w:tab/>
      </w:r>
      <w:r>
        <w:rPr>
          <w:b/>
          <w:szCs w:val="24"/>
          <w:lang w:val="vi-VN"/>
        </w:rPr>
        <w:t xml:space="preserve">→  </w:t>
      </w:r>
      <w:r>
        <w:rPr>
          <w:szCs w:val="24"/>
          <w:lang w:val="vi-VN"/>
        </w:rPr>
        <w:t>Có 6 thí nghiệm tạo thành chất khí</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lang w:val="vi-VN"/>
              </w:rPr>
            </w:pPr>
            <w:r>
              <w:rPr>
                <w:b/>
                <w:lang w:val="vi-VN"/>
              </w:rPr>
              <w:t xml:space="preserve">(i)      </w:t>
            </w:r>
            <w:r>
              <w:rPr>
                <w:lang w:val="vi-VN"/>
              </w:rPr>
              <w:t xml:space="preserve">Bỏ qua phản ứng (a) </w:t>
            </w:r>
            <w:r>
              <w:rPr>
                <w:b/>
                <w:lang w:val="vi-VN"/>
              </w:rPr>
              <w:t xml:space="preserve">→ </w:t>
            </w:r>
            <w:r>
              <w:rPr>
                <w:lang w:val="vi-VN"/>
              </w:rPr>
              <w:t xml:space="preserve">Có 5 thí nghiệm tạo thành chất khí </w:t>
            </w:r>
            <w:r>
              <w:rPr>
                <w:b/>
                <w:lang w:val="vi-VN"/>
              </w:rPr>
              <w:t>→ Chọn A.</w:t>
            </w:r>
          </w:p>
          <w:p>
            <w:pPr>
              <w:pStyle w:val="Normal"/>
              <w:jc w:val="left"/>
              <w:rPr>
                <w:lang w:val="vi-VN"/>
              </w:rPr>
            </w:pPr>
            <w:r>
              <w:rPr>
                <w:b/>
                <w:lang w:val="vi-VN"/>
              </w:rPr>
              <w:t xml:space="preserve">(ii)     </w:t>
            </w:r>
            <w:r>
              <w:rPr>
                <w:lang w:val="vi-VN"/>
              </w:rPr>
              <w:t xml:space="preserve">Bỏ qua phản ứng (a), (c) </w:t>
            </w:r>
            <w:r>
              <w:rPr>
                <w:b/>
                <w:lang w:val="vi-VN"/>
              </w:rPr>
              <w:t xml:space="preserve">→ </w:t>
            </w:r>
            <w:r>
              <w:rPr>
                <w:lang w:val="vi-VN"/>
              </w:rPr>
              <w:t xml:space="preserve"> Có 4 thí nghiệm tạo thành chất rắn   </w:t>
            </w:r>
            <w:r>
              <w:rPr>
                <w:b/>
                <w:lang w:val="vi-VN"/>
              </w:rPr>
              <w:t>→ Chọn D.</w:t>
            </w:r>
          </w:p>
          <w:p>
            <w:pPr>
              <w:pStyle w:val="Normal"/>
              <w:jc w:val="left"/>
              <w:rPr>
                <w:lang w:val="vi-VN"/>
              </w:rPr>
            </w:pPr>
            <w:r>
              <w:rPr>
                <w:b/>
                <w:szCs w:val="24"/>
                <w:lang w:val="vi-VN"/>
              </w:rPr>
              <w:t>(iii)</w:t>
            </w:r>
            <w:r>
              <w:rPr>
                <w:szCs w:val="24"/>
                <w:lang w:val="vi-VN"/>
              </w:rPr>
              <w:t xml:space="preserve">   </w:t>
            </w:r>
            <w:r>
              <w:rPr>
                <w:lang w:val="vi-VN"/>
              </w:rPr>
              <w:t xml:space="preserve">Bỏ qua phản ứng (a), (c) và (g) </w:t>
            </w:r>
            <w:r>
              <w:rPr>
                <w:b/>
                <w:lang w:val="vi-VN"/>
              </w:rPr>
              <w:t>→</w:t>
            </w:r>
            <w:r>
              <w:rPr>
                <w:lang w:val="vi-VN"/>
              </w:rPr>
              <w:t xml:space="preserve"> Có 3 thí nghiệm tạo thành chất khí </w:t>
            </w:r>
            <w:r>
              <w:rPr>
                <w:b/>
                <w:lang w:val="vi-VN"/>
              </w:rPr>
              <w:t>→ Chọn C.</w:t>
            </w:r>
          </w:p>
        </w:tc>
      </w:tr>
    </w:tbl>
    <w:p>
      <w:pPr>
        <w:pStyle w:val="Normal"/>
        <w:rPr/>
      </w:pPr>
      <w:r>
        <w:rPr>
          <w:b/>
          <w:color w:val="FF0000"/>
          <w:szCs w:val="24"/>
          <w:lang w:val="vi-VN"/>
        </w:rPr>
        <w:t>Câu 12:</w:t>
      </w:r>
      <w:r>
        <w:rPr>
          <w:szCs w:val="24"/>
          <w:lang w:val="vi-VN"/>
        </w:rPr>
        <w:t xml:space="preserve"> </w:t>
      </w:r>
      <w:r>
        <w:rPr>
          <w:b/>
          <w:color w:val="0000FF"/>
          <w:szCs w:val="24"/>
          <w:lang w:val="vi-VN"/>
        </w:rPr>
        <w:t>Đáp án C</w:t>
      </w:r>
    </w:p>
    <w:p>
      <w:pPr>
        <w:pStyle w:val="Normal"/>
        <w:ind w:firstLine="720" w:left="720" w:right="0"/>
        <w:jc w:val="left"/>
        <w:rPr/>
      </w:pPr>
      <w:r>
        <w:rPr>
          <w:lang w:val="vi-VN"/>
        </w:rPr>
        <w:t xml:space="preserve">Đặt </w:t>
      </w:r>
      <w:r>
        <w:rPr/>
        <w:object w:dxaOrig="5200" w:dyaOrig="460">
          <v:shapetype id="_x0000_tole_rId476" coordsize="21600,21600" o:spt="ole_rId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260pt;height:23pt" filled="f" o:ole="">
            <v:imagedata r:id="rId477" o:title=""/>
          </v:shape>
          <o:OLEObject Type="Embed" ProgID="" ShapeID="ole_rId476" DrawAspect="Content" ObjectID="_2070185460" r:id="rId476"/>
        </w:object>
      </w:r>
    </w:p>
    <w:p>
      <w:pPr>
        <w:pStyle w:val="Normal"/>
        <w:ind w:firstLine="720" w:left="720" w:right="0"/>
        <w:jc w:val="left"/>
        <w:rPr>
          <w:lang w:val="vi-VN"/>
        </w:rPr>
      </w:pPr>
      <w:r>
        <w:rPr/>
        <w:object w:dxaOrig="5700" w:dyaOrig="660">
          <v:shapetype id="_x0000_tole_rId478" coordsize="21600,21600" o:spt="ole_rId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285pt;height:33pt" filled="f" o:ole="">
            <v:imagedata r:id="rId479" o:title=""/>
          </v:shape>
          <o:OLEObject Type="Embed" ProgID="" ShapeID="ole_rId478" DrawAspect="Content" ObjectID="_1941963668" r:id="rId478"/>
        </w:object>
      </w:r>
    </w:p>
    <w:p>
      <w:pPr>
        <w:pStyle w:val="Normal"/>
        <w:ind w:firstLine="720" w:right="0"/>
        <w:jc w:val="left"/>
        <w:rPr>
          <w:lang w:val="vi-VN"/>
        </w:rPr>
      </w:pPr>
      <w:r>
        <w:rPr>
          <w:lang w:val="vi-VN"/>
        </w:rPr>
        <w:tab/>
        <w:t xml:space="preserve">Từ (1) và (1) </w:t>
      </w:r>
      <w:r>
        <w:rPr>
          <w:rFonts w:cs="Cambria Math" w:ascii="Cambria Math" w:hAnsi="Cambria Math"/>
          <w:lang w:val="vi-VN"/>
        </w:rPr>
        <w:t>→</w:t>
      </w:r>
      <w:r>
        <w:rPr>
          <w:lang w:val="vi-VN"/>
        </w:rPr>
        <w:t xml:space="preserve"> x = 0,1; y = 0,3</w:t>
      </w:r>
    </w:p>
    <w:p>
      <w:pPr>
        <w:pStyle w:val="Normal"/>
        <w:ind w:firstLine="720" w:right="0"/>
        <w:jc w:val="left"/>
        <w:rPr/>
      </w:pPr>
      <w:r>
        <w:rPr>
          <w:lang w:val="vi-VN"/>
        </w:rPr>
        <w:tab/>
        <w:t xml:space="preserve">Ta có: </w:t>
      </w:r>
      <w:r>
        <w:rPr>
          <w:lang w:val="vi-VN"/>
        </w:rPr>
        <w:object w:dxaOrig="1980" w:dyaOrig="620">
          <v:shapetype id="_x0000_tole_rId480" coordsize="21600,21600" o:spt="ole_rId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99pt;height:31pt" filled="f" o:ole="">
            <v:imagedata r:id="rId481" o:title=""/>
          </v:shape>
          <o:OLEObject Type="Embed" ProgID="" ShapeID="ole_rId480" DrawAspect="Content" ObjectID="_653475238" r:id="rId480"/>
        </w:object>
      </w:r>
      <w:r>
        <w:rPr>
          <w:lang w:val="vi-VN"/>
        </w:rPr>
        <w:t xml:space="preserve"> </w:t>
      </w:r>
    </w:p>
    <w:p>
      <w:pPr>
        <w:pStyle w:val="Normal"/>
        <w:ind w:firstLine="720" w:right="0"/>
        <w:jc w:val="left"/>
        <w:rPr>
          <w:lang w:val="vi-VN"/>
        </w:rPr>
      </w:pPr>
      <w:r>
        <w:rPr>
          <w:lang w:val="vi-VN"/>
        </w:rPr>
        <w:tab/>
        <w:t>Quá trình cho – nhận electron</w:t>
      </w:r>
    </w:p>
    <w:p>
      <w:pPr>
        <w:pStyle w:val="Normal"/>
        <w:ind w:firstLine="720" w:right="0"/>
        <w:jc w:val="left"/>
        <w:rPr/>
      </w:pPr>
      <w:r>
        <w:rPr>
          <w:lang w:val="vi-VN"/>
        </w:rPr>
        <w:tab/>
      </w:r>
      <w:r>
        <w:rPr/>
        <w:object w:dxaOrig="6000" w:dyaOrig="1680">
          <v:shapetype id="_x0000_tole_rId482" coordsize="21600,21600" o:spt="ole_rId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300pt;height:84pt" filled="f" o:ole="">
            <v:imagedata r:id="rId483" o:title=""/>
          </v:shape>
          <o:OLEObject Type="Embed" ProgID="" ShapeID="ole_rId482" DrawAspect="Content" ObjectID="_336183871" r:id="rId482"/>
        </w:object>
      </w:r>
      <w:r>
        <w:rPr>
          <w:lang w:val="vi-VN"/>
        </w:rPr>
        <w:t xml:space="preserve"> </w:t>
      </w:r>
    </w:p>
    <w:p>
      <w:pPr>
        <w:pStyle w:val="Normal"/>
        <w:ind w:firstLine="720" w:right="0"/>
        <w:jc w:val="left"/>
        <w:rPr/>
      </w:pPr>
      <w:r>
        <w:rPr>
          <w:lang w:val="vi-VN"/>
        </w:rPr>
        <w:t xml:space="preserve">Nhận thấy: </w:t>
      </w:r>
      <w:r>
        <w:rPr>
          <w:lang w:val="vi-VN"/>
        </w:rPr>
        <w:object w:dxaOrig="2200" w:dyaOrig="440">
          <v:shapetype id="_x0000_tole_rId484" coordsize="21600,21600" o:spt="ole_rId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110pt;height:22pt" filled="f" o:ole="">
            <v:imagedata r:id="rId485" o:title=""/>
          </v:shape>
          <o:OLEObject Type="Embed" ProgID="" ShapeID="ole_rId484" DrawAspect="Content" ObjectID="_1726329221" r:id="rId484"/>
        </w:object>
      </w:r>
      <w:r>
        <w:rPr>
          <w:lang w:val="vi-VN"/>
        </w:rPr>
        <w:t xml:space="preserve"> Sau phản ứng có taoh thành muối </w:t>
      </w:r>
      <w:r>
        <w:rPr/>
        <w:object w:dxaOrig="940" w:dyaOrig="380">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47pt;height:19pt" filled="f" o:ole="">
            <v:imagedata r:id="rId487" o:title=""/>
          </v:shape>
          <o:OLEObject Type="Embed" ProgID="" ShapeID="ole_rId486" DrawAspect="Content" ObjectID="_1442713786" r:id="rId486"/>
        </w:object>
      </w:r>
      <w:r>
        <w:rPr>
          <w:lang w:val="vi-VN"/>
        </w:rPr>
        <w:t xml:space="preserve"> </w:t>
      </w:r>
    </w:p>
    <w:p>
      <w:pPr>
        <w:pStyle w:val="Normal"/>
        <w:ind w:firstLine="720" w:right="0"/>
        <w:jc w:val="left"/>
        <w:rPr>
          <w:lang w:val="vi-VN"/>
        </w:rPr>
      </w:pPr>
      <w:r>
        <w:rPr>
          <w:lang w:val="vi-VN"/>
        </w:rPr>
        <w:t xml:space="preserve">Gọi </w:t>
      </w:r>
      <w:r>
        <w:rPr/>
        <w:object w:dxaOrig="760" w:dyaOrig="460">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38pt;height:23pt" filled="f" o:ole="">
            <v:imagedata r:id="rId489" o:title=""/>
          </v:shape>
          <o:OLEObject Type="Embed" ProgID="" ShapeID="ole_rId488" DrawAspect="Content" ObjectID="_1459784618" r:id="rId488"/>
        </w:object>
      </w:r>
      <w:r>
        <w:rPr>
          <w:lang w:val="vi-VN"/>
        </w:rPr>
        <w:t xml:space="preserve">= z mol  </w:t>
        <w:tab/>
      </w:r>
      <w:r>
        <w:rPr/>
        <w:object w:dxaOrig="1520" w:dyaOrig="840">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76pt;height:42pt" filled="f" o:ole="">
            <v:imagedata r:id="rId491" o:title=""/>
          </v:shape>
          <o:OLEObject Type="Embed" ProgID="" ShapeID="ole_rId490" DrawAspect="Content" ObjectID="_1050257719" r:id="rId490"/>
        </w:object>
      </w:r>
    </w:p>
    <w:p>
      <w:pPr>
        <w:pStyle w:val="Normal"/>
        <w:ind w:firstLine="720" w:right="0"/>
        <w:jc w:val="left"/>
        <w:rPr/>
      </w:pPr>
      <w:r>
        <w:rPr>
          <w:lang w:val="vi-VN"/>
        </w:rPr>
        <w:t>Bảo toàn electron: 3,3 = 0,3 + 2,4 +8z → z = 0,075 mol</w:t>
      </w:r>
    </w:p>
    <w:p>
      <w:pPr>
        <w:pStyle w:val="Normal"/>
        <w:ind w:firstLine="720" w:right="0"/>
        <w:jc w:val="left"/>
        <w:rPr/>
      </w:pPr>
      <w:r>
        <w:rPr>
          <w:lang w:val="vi-VN"/>
        </w:rPr>
        <w:t>→</w:t>
      </w:r>
      <w:r>
        <w:rPr>
          <w:rFonts w:eastAsia="Times New Roman"/>
          <w:lang w:val="vi-VN"/>
        </w:rPr>
        <w:t xml:space="preserve"> </w:t>
      </w:r>
      <w:r>
        <w:rPr>
          <w:lang w:val="vi-VN"/>
        </w:rPr>
        <w:t>Khối lượng muối sau phản ứng:</w:t>
      </w:r>
    </w:p>
    <w:p>
      <w:pPr>
        <w:pStyle w:val="Normal"/>
        <w:ind w:firstLine="720" w:right="0"/>
        <w:rPr>
          <w:lang w:val="vi-VN"/>
        </w:rPr>
      </w:pPr>
      <w:r>
        <w:rPr>
          <w:lang w:val="vi-VN"/>
        </w:rPr>
        <w:t>m</w:t>
      </w:r>
      <w:r>
        <w:rPr>
          <w:vertAlign w:val="subscript"/>
          <w:lang w:val="vi-VN"/>
        </w:rPr>
        <w:t xml:space="preserve">muối </w:t>
      </w:r>
      <w:r>
        <w:rPr>
          <w:lang w:val="vi-VN"/>
        </w:rPr>
        <w:t xml:space="preserve">= </w:t>
      </w:r>
      <w:r>
        <w:rPr/>
        <w:object w:dxaOrig="1820" w:dyaOrig="460">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91pt;height:23pt" filled="f" o:ole="">
            <v:imagedata r:id="rId493" o:title=""/>
          </v:shape>
          <o:OLEObject Type="Embed" ProgID="" ShapeID="ole_rId492" DrawAspect="Content" ObjectID="_582711953" r:id="rId492"/>
        </w:object>
      </w:r>
      <w:r>
        <w:rPr>
          <w:lang w:val="vi-VN"/>
        </w:rPr>
        <w:t xml:space="preserve"> = 1,1.213 + 0,075.80 = 240,3 gam</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lang w:val="vi-VN"/>
              </w:rPr>
              <w:t>Cho rằng không có muối NH</w:t>
            </w:r>
            <w:r>
              <w:rPr>
                <w:vertAlign w:val="subscript"/>
                <w:lang w:val="vi-VN"/>
              </w:rPr>
              <w:t>4</w:t>
            </w:r>
            <w:r>
              <w:rPr>
                <w:lang w:val="vi-VN"/>
              </w:rPr>
              <w:t>NO</w:t>
            </w:r>
            <w:r>
              <w:rPr>
                <w:vertAlign w:val="subscript"/>
                <w:lang w:val="vi-VN"/>
              </w:rPr>
              <w:t>3</w:t>
            </w:r>
            <w:r>
              <w:rPr>
                <w:lang w:val="vi-VN"/>
              </w:rPr>
              <w:t xml:space="preserve"> tạo thành và </w:t>
            </w:r>
            <w:r>
              <w:rPr/>
              <w:object w:dxaOrig="1820" w:dyaOrig="460">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91pt;height:23pt" filled="f" o:ole="">
                  <v:imagedata r:id="rId495" o:title=""/>
                </v:shape>
                <o:OLEObject Type="Embed" ProgID="" ShapeID="ole_rId494" DrawAspect="Content" ObjectID="_482648843" r:id="rId494"/>
              </w:object>
            </w:r>
            <w:r>
              <w:rPr>
                <w:lang w:val="vi-VN"/>
              </w:rPr>
              <w:t>mol</w:t>
            </w:r>
          </w:p>
          <w:p>
            <w:pPr>
              <w:pStyle w:val="Normal"/>
              <w:jc w:val="left"/>
              <w:rPr>
                <w:lang w:val="vi-VN"/>
              </w:rPr>
            </w:pPr>
            <w:r>
              <w:rPr>
                <w:rFonts w:eastAsia="Times New Roman"/>
                <w:lang w:val="vi-VN"/>
              </w:rPr>
              <w:t xml:space="preserve">            </w:t>
            </w:r>
            <w:r>
              <w:rPr>
                <w:lang w:val="vi-VN"/>
              </w:rPr>
              <w:object w:dxaOrig="859" w:dyaOrig="380">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42.95pt;height:19pt" filled="f" o:ole="">
                  <v:imagedata r:id="rId497" o:title=""/>
                </v:shape>
                <o:OLEObject Type="Embed" ProgID="" ShapeID="ole_rId496" DrawAspect="Content" ObjectID="_800941411" r:id="rId496"/>
              </w:object>
            </w:r>
            <w:r>
              <w:rPr/>
              <w:object w:dxaOrig="1020" w:dyaOrig="460">
                <v:shapetype id="_x0000_tole_rId498" coordsize="21600,21600" o:spt="ole_rId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8" type="_x0000_tole_rId498" style="width:51pt;height:23pt" filled="f" o:ole="">
                  <v:imagedata r:id="rId499" o:title=""/>
                </v:shape>
                <o:OLEObject Type="Embed" ProgID="" ShapeID="ole_rId498" DrawAspect="Content" ObjectID="_82735588" r:id="rId498"/>
              </w:object>
            </w:r>
            <w:r>
              <w:rPr>
                <w:lang w:val="vi-VN"/>
              </w:rPr>
              <w:t xml:space="preserve">= 1,1.213 = 234,3 gam      </w:t>
            </w:r>
            <w:r>
              <w:rPr>
                <w:b/>
                <w:lang w:val="vi-VN"/>
              </w:rPr>
              <w:t>→ Chọn A.</w:t>
            </w:r>
          </w:p>
          <w:p>
            <w:pPr>
              <w:pStyle w:val="Normal"/>
              <w:jc w:val="left"/>
              <w:rPr/>
            </w:pPr>
            <w:r>
              <w:rPr>
                <w:b/>
                <w:lang w:val="vi-VN"/>
              </w:rPr>
              <w:t xml:space="preserve">(ii)     </w:t>
            </w:r>
            <w:r>
              <w:rPr>
                <w:lang w:val="vi-VN"/>
              </w:rPr>
              <w:t>Cho rằng không có muối NH</w:t>
            </w:r>
            <w:r>
              <w:rPr>
                <w:vertAlign w:val="subscript"/>
                <w:lang w:val="vi-VN"/>
              </w:rPr>
              <w:t>4</w:t>
            </w:r>
            <w:r>
              <w:rPr>
                <w:lang w:val="vi-VN"/>
              </w:rPr>
              <w:t>NO</w:t>
            </w:r>
            <w:r>
              <w:rPr>
                <w:vertAlign w:val="subscript"/>
                <w:lang w:val="vi-VN"/>
              </w:rPr>
              <w:t>3</w:t>
            </w:r>
            <w:r>
              <w:rPr>
                <w:lang w:val="vi-VN"/>
              </w:rPr>
              <w:t xml:space="preserve"> tạo thành và </w:t>
            </w:r>
          </w:p>
          <w:p>
            <w:pPr>
              <w:pStyle w:val="Normal"/>
              <w:jc w:val="left"/>
              <w:rPr>
                <w:lang w:val="vi-VN"/>
              </w:rPr>
            </w:pPr>
            <w:r>
              <w:rPr>
                <w:rFonts w:eastAsia="Times New Roman"/>
                <w:lang w:val="vi-VN"/>
              </w:rPr>
              <w:t xml:space="preserve">              </w:t>
            </w:r>
            <w:r>
              <w:rPr>
                <w:lang w:val="vi-VN"/>
              </w:rPr>
              <w:object w:dxaOrig="4520" w:dyaOrig="920">
                <v:shapetype id="_x0000_tole_rId500" coordsize="21600,21600" o:spt="ole_rId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0" type="_x0000_tole_rId500" style="width:226pt;height:46pt" filled="f" o:ole="">
                  <v:imagedata r:id="rId501" o:title=""/>
                </v:shape>
                <o:OLEObject Type="Embed" ProgID="" ShapeID="ole_rId500" DrawAspect="Content" ObjectID="_619909826" r:id="rId500"/>
              </w:object>
            </w:r>
            <w:r>
              <w:rPr>
                <w:rFonts w:eastAsia="Times New Roman"/>
                <w:lang w:val="vi-VN"/>
              </w:rPr>
              <w:t xml:space="preserve"> </w:t>
            </w:r>
            <w:r>
              <w:rPr>
                <w:b/>
                <w:lang w:val="vi-VN"/>
              </w:rPr>
              <w:t>→</w:t>
            </w:r>
            <w:r>
              <w:rPr>
                <w:rFonts w:eastAsia="Times New Roman"/>
                <w:b/>
                <w:lang w:val="vi-VN"/>
              </w:rPr>
              <w:t xml:space="preserve"> </w:t>
            </w:r>
            <w:r>
              <w:rPr>
                <w:b/>
                <w:lang w:val="vi-VN"/>
              </w:rPr>
              <w:t>Chọn B.</w:t>
            </w:r>
          </w:p>
          <w:p>
            <w:pPr>
              <w:pStyle w:val="Normal"/>
              <w:jc w:val="left"/>
              <w:rPr/>
            </w:pPr>
            <w:r>
              <w:rPr>
                <w:b/>
                <w:szCs w:val="24"/>
                <w:lang w:val="vi-VN"/>
              </w:rPr>
              <w:t>(iii)</w:t>
            </w:r>
            <w:r>
              <w:rPr>
                <w:szCs w:val="24"/>
                <w:lang w:val="vi-VN"/>
              </w:rPr>
              <w:t xml:space="preserve">   </w:t>
            </w:r>
            <w:r>
              <w:rPr>
                <w:lang w:val="vi-VN"/>
              </w:rPr>
              <w:t>Cho rằng Al dư và không có muối NH</w:t>
            </w:r>
            <w:r>
              <w:rPr>
                <w:vertAlign w:val="subscript"/>
                <w:lang w:val="vi-VN"/>
              </w:rPr>
              <w:t>4</w:t>
            </w:r>
            <w:r>
              <w:rPr>
                <w:lang w:val="vi-VN"/>
              </w:rPr>
              <w:t>NO</w:t>
            </w:r>
            <w:r>
              <w:rPr>
                <w:vertAlign w:val="subscript"/>
                <w:lang w:val="vi-VN"/>
              </w:rPr>
              <w:t>3</w:t>
            </w:r>
            <w:r>
              <w:rPr>
                <w:lang w:val="vi-VN"/>
              </w:rPr>
              <w:t xml:space="preserve"> tạo thành </w:t>
            </w:r>
          </w:p>
          <w:p>
            <w:pPr>
              <w:pStyle w:val="Normal"/>
              <w:jc w:val="left"/>
              <w:rPr/>
            </w:pPr>
            <w:r>
              <w:rPr>
                <w:rFonts w:eastAsia="Times New Roman"/>
                <w:lang w:val="vi-VN"/>
              </w:rPr>
              <w:t xml:space="preserve">                </w:t>
            </w:r>
            <w:r>
              <w:rPr/>
              <w:object w:dxaOrig="1280" w:dyaOrig="460">
                <v:shapetype id="_x0000_tole_rId502" coordsize="21600,21600" o:spt="ole_rId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2" type="_x0000_tole_rId502" style="width:64pt;height:23pt" filled="f" o:ole="">
                  <v:imagedata r:id="rId503" o:title=""/>
                </v:shape>
                <o:OLEObject Type="Embed" ProgID="" ShapeID="ole_rId502" DrawAspect="Content" ObjectID="_280812672" r:id="rId502"/>
              </w:object>
            </w:r>
            <w:r>
              <w:rPr>
                <w:rFonts w:eastAsia="Times New Roman"/>
                <w:lang w:val="vi-VN"/>
              </w:rPr>
              <w:t xml:space="preserve"> </w:t>
            </w:r>
            <w:r>
              <w:rPr>
                <w:lang w:val="vi-VN"/>
              </w:rPr>
              <w:t>n</w:t>
            </w:r>
            <w:r>
              <w:rPr>
                <w:vertAlign w:val="subscript"/>
                <w:lang w:val="vi-VN"/>
              </w:rPr>
              <w:t xml:space="preserve">Al phản ứng </w:t>
            </w:r>
            <w:r>
              <w:rPr/>
              <w:t>= 0,9 mol</w:t>
            </w:r>
          </w:p>
          <w:p>
            <w:pPr>
              <w:pStyle w:val="Normal"/>
              <w:jc w:val="left"/>
              <w:rPr>
                <w:lang w:val="vi-VN"/>
              </w:rPr>
            </w:pPr>
            <w:r>
              <w:rPr>
                <w:rFonts w:eastAsia="Times New Roman"/>
              </w:rPr>
              <w:t xml:space="preserve">            </w:t>
            </w:r>
            <w:r>
              <w:rPr>
                <w:lang w:val="vi-VN"/>
              </w:rPr>
              <w:object w:dxaOrig="859" w:dyaOrig="380">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42.95pt;height:19pt" filled="f" o:ole="">
                  <v:imagedata r:id="rId505" o:title=""/>
                </v:shape>
                <o:OLEObject Type="Embed" ProgID="" ShapeID="ole_rId504" DrawAspect="Content" ObjectID="_597848062" r:id="rId504"/>
              </w:object>
            </w:r>
            <w:r>
              <w:rPr/>
              <w:t>=</w:t>
            </w:r>
            <w:r>
              <w:rPr/>
              <w:object w:dxaOrig="3019" w:dyaOrig="460">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150.95pt;height:23pt" filled="f" o:ole="">
                  <v:imagedata r:id="rId507" o:title=""/>
                </v:shape>
                <o:OLEObject Type="Embed" ProgID="" ShapeID="ole_rId506" DrawAspect="Content" ObjectID="_1617017693" r:id="rId506"/>
              </w:object>
            </w:r>
            <w:r>
              <w:rPr>
                <w:b/>
                <w:lang w:val="vi-VN"/>
              </w:rPr>
              <w:t>→ Chọn D.</w:t>
            </w:r>
          </w:p>
        </w:tc>
      </w:tr>
    </w:tbl>
    <w:p>
      <w:pPr>
        <w:pStyle w:val="Normal"/>
        <w:rPr/>
      </w:pPr>
      <w:r>
        <w:rPr>
          <w:b/>
          <w:color w:val="FF0000"/>
          <w:szCs w:val="24"/>
          <w:lang w:val="vi-VN"/>
        </w:rPr>
        <w:t>Câu 13:</w:t>
      </w:r>
      <w:r>
        <w:rPr>
          <w:szCs w:val="24"/>
          <w:lang w:val="vi-VN"/>
        </w:rPr>
        <w:t xml:space="preserve"> </w:t>
      </w:r>
      <w:r>
        <w:rPr>
          <w:b/>
          <w:color w:val="0000FF"/>
          <w:szCs w:val="24"/>
          <w:lang w:val="vi-VN"/>
        </w:rPr>
        <w:t>Đáp án B</w:t>
      </w:r>
    </w:p>
    <w:p>
      <w:pPr>
        <w:pStyle w:val="Normal"/>
        <w:ind w:firstLine="720" w:right="0"/>
        <w:rPr>
          <w:vertAlign w:val="subscript"/>
          <w:lang w:val="vi-VN"/>
        </w:rPr>
      </w:pPr>
      <w:r>
        <w:rPr/>
        <w:object w:dxaOrig="4099" w:dyaOrig="460">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204.95pt;height:23pt" filled="f" o:ole="">
            <v:imagedata r:id="rId509" o:title=""/>
          </v:shape>
          <o:OLEObject Type="Embed" ProgID="" ShapeID="ole_rId508" DrawAspect="Content" ObjectID="_1972552754" r:id="rId508"/>
        </w:object>
      </w:r>
    </w:p>
    <w:p>
      <w:pPr>
        <w:pStyle w:val="Normal"/>
        <w:ind w:firstLine="720" w:right="0"/>
        <w:rPr/>
      </w:pPr>
      <w:r>
        <w:rPr>
          <w:lang w:val="vi-VN"/>
        </w:rPr>
        <w:t>→</w:t>
      </w:r>
      <w:r>
        <w:rPr>
          <w:rFonts w:eastAsia="Times New Roman"/>
          <w:lang w:val="vi-VN"/>
        </w:rPr>
        <w:t xml:space="preserve"> </w:t>
      </w:r>
      <w:r>
        <w:rPr>
          <w:lang w:val="vi-VN"/>
        </w:rPr>
        <w:t>56(2x +y) = 0,525(160x + 64z) → 28x + 18,2y</w:t>
      </w:r>
      <w:r>
        <w:rPr>
          <w:rFonts w:cs="Cambria Math" w:ascii="Cambria Math" w:hAnsi="Cambria Math"/>
          <w:lang w:val="vi-VN"/>
        </w:rPr>
        <w:t>−</w:t>
      </w:r>
      <w:r>
        <w:rPr>
          <w:lang w:val="vi-VN"/>
        </w:rPr>
        <w:t>33,6z = 0</w:t>
      </w:r>
      <w:r>
        <w:rPr/>
        <w:tab/>
      </w:r>
      <w:r>
        <w:rPr>
          <w:lang w:val="vi-VN"/>
        </w:rPr>
        <w:t>(1)</w:t>
      </w:r>
    </w:p>
    <w:p>
      <w:pPr>
        <w:pStyle w:val="Normal"/>
        <w:ind w:firstLine="720" w:right="0"/>
        <w:rPr>
          <w:lang w:val="vi-VN"/>
        </w:rPr>
      </w:pPr>
      <w:r>
        <w:rPr>
          <w:lang w:val="vi-VN"/>
        </w:rPr>
        <w:t>Phương trình hóa học:</w:t>
      </w:r>
    </w:p>
    <w:p>
      <w:pPr>
        <w:pStyle w:val="Normal"/>
        <w:ind w:firstLine="720" w:right="0"/>
        <w:rPr/>
      </w:pPr>
      <w:r>
        <w:rPr>
          <w:lang w:val="vi-VN"/>
        </w:rPr>
        <w:tab/>
        <w:t>Fe</w:t>
      </w:r>
      <w:r>
        <w:rPr>
          <w:vertAlign w:val="subscript"/>
          <w:lang w:val="vi-VN"/>
        </w:rPr>
        <w:t>2</w:t>
      </w:r>
      <w:r>
        <w:rPr>
          <w:lang w:val="vi-VN"/>
        </w:rPr>
        <w:t>O</w:t>
      </w:r>
      <w:r>
        <w:rPr>
          <w:vertAlign w:val="subscript"/>
          <w:lang w:val="vi-VN"/>
        </w:rPr>
        <w:t xml:space="preserve">3 </w:t>
      </w:r>
      <w:r>
        <w:rPr>
          <w:lang w:val="vi-VN"/>
        </w:rPr>
        <w:t>+ 6HCl</w:t>
      </w:r>
      <w:r>
        <w:rPr>
          <w:lang w:val="vi-VN"/>
        </w:rPr>
        <w:object w:dxaOrig="620" w:dyaOrig="320">
          <v:shapetype id="_x0000_tole_rId510" coordsize="21600,21600" o:spt="ole_rId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31pt;height:16pt" filled="f" o:ole="">
            <v:imagedata r:id="rId511" o:title=""/>
          </v:shape>
          <o:OLEObject Type="Embed" ProgID="" ShapeID="ole_rId510" DrawAspect="Content" ObjectID="_608574575" r:id="rId510"/>
        </w:object>
      </w:r>
      <w:r>
        <w:rPr>
          <w:lang w:val="vi-VN"/>
        </w:rPr>
        <w:t xml:space="preserve"> 2FeCl</w:t>
      </w:r>
      <w:r>
        <w:rPr>
          <w:vertAlign w:val="subscript"/>
          <w:lang w:val="vi-VN"/>
        </w:rPr>
        <w:t>3</w:t>
      </w:r>
      <w:r>
        <w:rPr>
          <w:lang w:val="vi-VN"/>
        </w:rPr>
        <w:t xml:space="preserve"> + 3H</w:t>
      </w:r>
      <w:r>
        <w:rPr>
          <w:vertAlign w:val="subscript"/>
          <w:lang w:val="vi-VN"/>
        </w:rPr>
        <w:t>2</w:t>
      </w:r>
      <w:r>
        <w:rPr>
          <w:lang w:val="vi-VN"/>
        </w:rPr>
        <w:t>O</w:t>
      </w:r>
    </w:p>
    <w:p>
      <w:pPr>
        <w:pStyle w:val="Normal"/>
        <w:ind w:firstLine="720" w:right="0"/>
        <w:rPr/>
      </w:pPr>
      <w:r>
        <w:rPr>
          <w:lang w:val="vi-VN"/>
        </w:rPr>
        <w:tab/>
        <w:t>FeO</w:t>
      </w:r>
      <w:r>
        <w:rPr>
          <w:vertAlign w:val="subscript"/>
          <w:lang w:val="vi-VN"/>
        </w:rPr>
        <w:t xml:space="preserve"> </w:t>
      </w:r>
      <w:r>
        <w:rPr>
          <w:lang w:val="vi-VN"/>
        </w:rPr>
        <w:t>+ 2HCl</w:t>
      </w:r>
      <w:r>
        <w:rPr>
          <w:lang w:val="vi-VN"/>
        </w:rPr>
        <w:object w:dxaOrig="620" w:dyaOrig="320">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31pt;height:16pt" filled="f" o:ole="">
            <v:imagedata r:id="rId513" o:title=""/>
          </v:shape>
          <o:OLEObject Type="Embed" ProgID="" ShapeID="ole_rId512" DrawAspect="Content" ObjectID="_707857480" r:id="rId512"/>
        </w:object>
      </w:r>
      <w:r>
        <w:rPr>
          <w:lang w:val="vi-VN"/>
        </w:rPr>
        <w:t xml:space="preserve"> FeCl</w:t>
      </w:r>
      <w:r>
        <w:rPr>
          <w:vertAlign w:val="subscript"/>
          <w:lang w:val="vi-VN"/>
        </w:rPr>
        <w:t xml:space="preserve">2 </w:t>
      </w:r>
      <w:r>
        <w:rPr>
          <w:lang w:val="vi-VN"/>
        </w:rPr>
        <w:t>+ H</w:t>
      </w:r>
      <w:r>
        <w:rPr>
          <w:vertAlign w:val="subscript"/>
          <w:lang w:val="vi-VN"/>
        </w:rPr>
        <w:t>2</w:t>
      </w:r>
      <w:r>
        <w:rPr>
          <w:lang w:val="vi-VN"/>
        </w:rPr>
        <w:t>O</w:t>
      </w:r>
    </w:p>
    <w:p>
      <w:pPr>
        <w:pStyle w:val="Normal"/>
        <w:ind w:firstLine="720" w:right="0"/>
        <w:rPr>
          <w:vertAlign w:val="subscript"/>
          <w:lang w:val="vi-VN"/>
        </w:rPr>
      </w:pPr>
      <w:r>
        <w:rPr>
          <w:lang w:val="vi-VN"/>
        </w:rPr>
        <w:tab/>
        <w:t>Cu + 2FeCl</w:t>
      </w:r>
      <w:r>
        <w:rPr>
          <w:vertAlign w:val="subscript"/>
          <w:lang w:val="vi-VN"/>
        </w:rPr>
        <w:t>3</w:t>
      </w:r>
      <w:r>
        <w:rPr>
          <w:lang w:val="vi-VN"/>
        </w:rPr>
        <w:object w:dxaOrig="620" w:dyaOrig="320">
          <v:shapetype id="_x0000_tole_rId514" coordsize="21600,21600" o:spt="ole_rId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31pt;height:16pt" filled="f" o:ole="">
            <v:imagedata r:id="rId515" o:title=""/>
          </v:shape>
          <o:OLEObject Type="Embed" ProgID="" ShapeID="ole_rId514" DrawAspect="Content" ObjectID="_360419118" r:id="rId514"/>
        </w:object>
      </w:r>
      <w:r>
        <w:rPr>
          <w:lang w:val="vi-VN"/>
        </w:rPr>
        <w:t xml:space="preserve"> CuCl</w:t>
      </w:r>
      <w:r>
        <w:rPr>
          <w:vertAlign w:val="subscript"/>
          <w:lang w:val="vi-VN"/>
        </w:rPr>
        <w:t>2</w:t>
      </w:r>
      <w:r>
        <w:rPr>
          <w:lang w:val="vi-VN"/>
        </w:rPr>
        <w:t xml:space="preserve"> + 2FeCl</w:t>
      </w:r>
      <w:r>
        <w:rPr>
          <w:vertAlign w:val="subscript"/>
          <w:lang w:val="vi-VN"/>
        </w:rPr>
        <w:t>2</w:t>
      </w:r>
    </w:p>
    <w:p>
      <w:pPr>
        <w:pStyle w:val="Normal"/>
        <w:ind w:firstLine="720" w:right="0"/>
        <w:rPr/>
      </w:pPr>
      <w:r>
        <w:rPr>
          <w:lang w:val="vi-VN"/>
        </w:rPr>
        <w:t xml:space="preserve">Chất rắn không tan là Cu: ( z </w:t>
      </w:r>
      <w:r>
        <w:rPr>
          <w:rFonts w:cs="Cambria Math" w:ascii="Cambria Math" w:hAnsi="Cambria Math"/>
          <w:lang w:val="vi-VN"/>
        </w:rPr>
        <w:t>−</w:t>
      </w:r>
      <w:r>
        <w:rPr>
          <w:lang w:val="vi-VN"/>
        </w:rPr>
        <w:t>x) mol</w:t>
        <w:tab/>
        <w:tab/>
        <w:tab/>
        <w:tab/>
        <w:t>(2)</w:t>
      </w:r>
    </w:p>
    <w:p>
      <w:pPr>
        <w:pStyle w:val="Normal"/>
        <w:ind w:firstLine="720" w:right="0"/>
        <w:rPr/>
      </w:pPr>
      <w:r>
        <w:rPr>
          <w:lang w:val="vi-VN"/>
        </w:rPr>
        <w:t>→</w:t>
      </w:r>
      <w:r>
        <w:rPr>
          <w:rFonts w:eastAsia="Times New Roman"/>
          <w:lang w:val="vi-VN"/>
        </w:rPr>
        <w:t xml:space="preserve"> </w:t>
      </w:r>
      <w:r>
        <w:rPr>
          <w:lang w:val="vi-VN"/>
        </w:rPr>
        <w:t xml:space="preserve">64(z </w:t>
      </w:r>
      <w:r>
        <w:rPr>
          <w:rFonts w:cs="Cambria Math" w:ascii="Cambria Math" w:hAnsi="Cambria Math"/>
          <w:lang w:val="vi-VN"/>
        </w:rPr>
        <w:t>−</w:t>
      </w:r>
      <w:r>
        <w:rPr>
          <w:lang w:val="vi-VN"/>
        </w:rPr>
        <w:t xml:space="preserve"> x) = 0,2(160x +72y + 64z) → 96x +14,4y</w:t>
      </w:r>
      <w:r>
        <w:rPr>
          <w:rFonts w:cs="Cambria Math" w:ascii="Cambria Math" w:hAnsi="Cambria Math"/>
          <w:lang w:val="vi-VN"/>
        </w:rPr>
        <w:t>−51,2z = 0</w:t>
      </w:r>
    </w:p>
    <w:p>
      <w:pPr>
        <w:pStyle w:val="Normal"/>
        <w:rPr>
          <w:rFonts w:ascii="Cambria Math" w:hAnsi="Cambria Math" w:cs="Cambria Math"/>
          <w:lang w:val="vi-VN"/>
        </w:rPr>
      </w:pPr>
      <w:r>
        <w:rPr>
          <w:rFonts w:cs="Cambria Math" w:ascii="Cambria Math" w:hAnsi="Cambria Math"/>
          <w:lang w:val="vi-VN"/>
        </w:rPr>
        <w:t>Dung dịch Y</w:t>
      </w:r>
      <w:r>
        <w:rPr>
          <w:rFonts w:cs="Cambria Math" w:ascii="Cambria Math" w:hAnsi="Cambria Math"/>
          <w:lang w:val="vi-VN"/>
        </w:rPr>
        <w:object w:dxaOrig="6960" w:dyaOrig="1240">
          <v:shapetype id="_x0000_tole_rId516" coordsize="21600,21600" o:spt="ole_rId5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6" type="_x0000_tole_rId516" style="width:348pt;height:62pt" filled="f" o:ole="">
            <v:imagedata r:id="rId517" o:title=""/>
          </v:shape>
          <o:OLEObject Type="Embed" ProgID="" ShapeID="ole_rId516" DrawAspect="Content" ObjectID="_604908691" r:id="rId516"/>
        </w:object>
      </w:r>
    </w:p>
    <w:p>
      <w:pPr>
        <w:pStyle w:val="Normal"/>
        <w:jc w:val="left"/>
        <w:rPr/>
      </w:pPr>
      <w:r>
        <w:rPr>
          <w:rFonts w:cs="Cambria Math" w:ascii="Cambria Math" w:hAnsi="Cambria Math"/>
          <w:lang w:val="vi-VN"/>
        </w:rPr>
        <w:tab/>
        <w:t>m</w:t>
      </w:r>
      <w:r>
        <w:rPr>
          <w:rFonts w:cs="Cambria Math" w:ascii="Cambria Math" w:hAnsi="Cambria Math"/>
          <w:vertAlign w:val="subscript"/>
          <w:lang w:val="vi-VN"/>
        </w:rPr>
        <w:t xml:space="preserve">kết </w:t>
      </w:r>
      <w:r>
        <w:rPr>
          <w:vertAlign w:val="subscript"/>
          <w:lang w:val="vi-VN"/>
        </w:rPr>
        <w:t xml:space="preserve">tủa </w:t>
      </w:r>
      <w:r>
        <w:rPr>
          <w:lang w:val="vi-VN"/>
        </w:rPr>
        <w:t>= m</w:t>
      </w:r>
      <w:r>
        <w:rPr>
          <w:vertAlign w:val="subscript"/>
          <w:lang w:val="vi-VN"/>
        </w:rPr>
        <w:t xml:space="preserve">AgCl </w:t>
      </w:r>
      <w:r>
        <w:rPr>
          <w:lang w:val="vi-VN"/>
        </w:rPr>
        <w:t>+ m</w:t>
      </w:r>
      <w:r>
        <w:rPr>
          <w:vertAlign w:val="subscript"/>
          <w:lang w:val="vi-VN"/>
        </w:rPr>
        <w:t xml:space="preserve">Ag </w:t>
      </w:r>
      <w:r>
        <w:rPr>
          <w:lang w:val="vi-VN"/>
        </w:rPr>
        <w:t>→ 0,168.143,5 + m</w:t>
      </w:r>
      <w:r>
        <w:rPr>
          <w:vertAlign w:val="subscript"/>
          <w:lang w:val="vi-VN"/>
        </w:rPr>
        <w:t>Ag</w:t>
      </w:r>
      <w:r>
        <w:rPr>
          <w:lang w:val="vi-VN"/>
        </w:rPr>
        <w:t xml:space="preserve"> = 28,32</w:t>
      </w:r>
    </w:p>
    <w:p>
      <w:pPr>
        <w:pStyle w:val="Normal"/>
        <w:jc w:val="left"/>
        <w:rPr/>
      </w:pPr>
      <w:r>
        <w:rPr>
          <w:lang w:val="vi-VN"/>
        </w:rPr>
        <w:tab/>
        <w:t>→ m</w:t>
      </w:r>
      <w:r>
        <w:rPr>
          <w:vertAlign w:val="subscript"/>
          <w:lang w:val="vi-VN"/>
        </w:rPr>
        <w:t>Ag</w:t>
      </w:r>
      <w:r>
        <w:rPr>
          <w:lang w:val="vi-VN"/>
        </w:rPr>
        <w:t xml:space="preserve"> = 4,212 gam → n</w:t>
      </w:r>
      <w:r>
        <w:rPr>
          <w:vertAlign w:val="subscript"/>
          <w:lang w:val="vi-VN"/>
        </w:rPr>
        <w:t>Ag</w:t>
      </w:r>
      <w:r>
        <w:rPr>
          <w:lang w:val="vi-VN"/>
        </w:rPr>
        <w:t xml:space="preserve"> = 0,039 mol</w:t>
      </w:r>
    </w:p>
    <w:p>
      <w:pPr>
        <w:pStyle w:val="Normal"/>
        <w:jc w:val="left"/>
        <w:rPr>
          <w:lang w:val="vi-VN"/>
        </w:rPr>
      </w:pPr>
      <w:r>
        <w:rPr>
          <w:lang w:val="vi-VN"/>
        </w:rPr>
        <w:tab/>
        <w:tab/>
      </w:r>
      <w:r>
        <w:rPr/>
        <w:object w:dxaOrig="4940" w:dyaOrig="1260">
          <v:shapetype id="_x0000_tole_rId518" coordsize="21600,21600" o:spt="ole_rId5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8" type="_x0000_tole_rId518" style="width:247pt;height:63pt" filled="f" o:ole="">
            <v:imagedata r:id="rId519" o:title=""/>
          </v:shape>
          <o:OLEObject Type="Embed" ProgID="" ShapeID="ole_rId518" DrawAspect="Content" ObjectID="_607313315" r:id="rId518"/>
        </w:object>
      </w:r>
      <w:r>
        <w:rPr>
          <w:lang w:val="vi-VN"/>
        </w:rPr>
        <w:t xml:space="preserve"> (*)</w:t>
      </w:r>
    </w:p>
    <w:p>
      <w:pPr>
        <w:pStyle w:val="Normal"/>
        <w:jc w:val="left"/>
        <w:rPr/>
      </w:pPr>
      <w:r>
        <w:rPr>
          <w:lang w:val="vi-VN"/>
        </w:rPr>
        <w:tab/>
        <w:t xml:space="preserve">Từ phương trình (*) → </w:t>
      </w:r>
      <w:r>
        <w:rPr/>
        <w:object w:dxaOrig="5040" w:dyaOrig="999">
          <v:shapetype id="_x0000_tole_rId520" coordsize="21600,21600" o:spt="ole_rId5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0" type="_x0000_tole_rId520" style="width:252pt;height:49.95pt" filled="f" o:ole="">
            <v:imagedata r:id="rId521" o:title=""/>
          </v:shape>
          <o:OLEObject Type="Embed" ProgID="" ShapeID="ole_rId520" DrawAspect="Content" ObjectID="_2018774278" r:id="rId520"/>
        </w:object>
      </w:r>
      <w:r>
        <w:rPr>
          <w:lang w:val="vi-VN"/>
        </w:rPr>
        <w:t xml:space="preserve"> </w:t>
      </w:r>
    </w:p>
    <w:p>
      <w:pPr>
        <w:pStyle w:val="Normal"/>
        <w:jc w:val="left"/>
        <w:rPr>
          <w:lang w:val="vi-VN"/>
        </w:rPr>
      </w:pPr>
      <w:r>
        <w:rPr>
          <w:lang w:val="vi-VN"/>
        </w:rPr>
        <w:tab/>
        <w:t xml:space="preserve">Từ (1), (2) và (3): </w:t>
      </w:r>
      <w:r>
        <w:rPr/>
        <w:object w:dxaOrig="3720" w:dyaOrig="1120">
          <v:shapetype id="_x0000_tole_rId522" coordsize="21600,21600" o:spt="ole_rId5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2" type="_x0000_tole_rId522" style="width:186pt;height:56pt" filled="f" o:ole="">
            <v:imagedata r:id="rId523" o:title=""/>
          </v:shape>
          <o:OLEObject Type="Embed" ProgID="" ShapeID="ole_rId522" DrawAspect="Content" ObjectID="_1745429871" r:id="rId522"/>
        </w:object>
      </w:r>
    </w:p>
    <w:p>
      <w:pPr>
        <w:pStyle w:val="Normal"/>
        <w:jc w:val="left"/>
        <w:rPr/>
      </w:pPr>
      <w:r>
        <w:rPr>
          <w:lang w:val="vi-VN"/>
        </w:rPr>
        <w:tab/>
        <w:t>→ m = 0,01.160 + 0,04.72 + 0,03.64 =6,4</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lang w:val="vi-VN"/>
              </w:rPr>
            </w:pPr>
            <w:r>
              <w:rPr>
                <w:b/>
                <w:lang w:val="vi-VN"/>
              </w:rPr>
              <w:t xml:space="preserve">(i)      </w:t>
            </w:r>
            <w:r>
              <w:rPr>
                <w:lang w:val="vi-VN"/>
              </w:rPr>
              <w:t>Bỏ qua phản ứng: Cu +2Fe</w:t>
            </w:r>
            <w:r>
              <w:rPr>
                <w:vertAlign w:val="superscript"/>
                <w:lang w:val="vi-VN"/>
              </w:rPr>
              <w:t xml:space="preserve">3+ </w:t>
            </w:r>
            <w:r>
              <w:rPr>
                <w:b/>
                <w:lang w:val="vi-VN"/>
              </w:rPr>
              <w:t>→</w:t>
            </w:r>
            <w:r>
              <w:rPr>
                <w:lang w:val="vi-VN"/>
              </w:rPr>
              <w:t xml:space="preserve"> Cu</w:t>
            </w:r>
            <w:r>
              <w:rPr>
                <w:vertAlign w:val="superscript"/>
                <w:lang w:val="vi-VN"/>
              </w:rPr>
              <w:t xml:space="preserve">2+ </w:t>
            </w:r>
            <w:r>
              <w:rPr>
                <w:lang w:val="vi-VN"/>
              </w:rPr>
              <w:t>+ 2Fe</w:t>
            </w:r>
            <w:r>
              <w:rPr>
                <w:vertAlign w:val="superscript"/>
                <w:lang w:val="vi-VN"/>
              </w:rPr>
              <w:t>2+</w:t>
            </w:r>
          </w:p>
          <w:p>
            <w:pPr>
              <w:pStyle w:val="Normal"/>
              <w:jc w:val="left"/>
              <w:rPr>
                <w:lang w:val="vi-VN"/>
              </w:rPr>
            </w:pPr>
            <w:r>
              <w:rPr>
                <w:rFonts w:eastAsia="Times New Roman"/>
                <w:lang w:val="vi-VN"/>
              </w:rPr>
              <w:t xml:space="preserve">     </w:t>
            </w:r>
            <w:r>
              <w:rPr>
                <w:lang w:val="vi-VN"/>
              </w:rPr>
              <w:t xml:space="preserve">Hệ phương trình: </w:t>
            </w:r>
            <w:r>
              <w:rPr>
                <w:lang w:val="vi-VN"/>
              </w:rPr>
              <w:object w:dxaOrig="5340" w:dyaOrig="2000">
                <v:shapetype id="_x0000_tole_rId524" coordsize="21600,21600" o:spt="ole_rId5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4" type="_x0000_tole_rId524" style="width:267pt;height:100pt" filled="f" o:ole="">
                  <v:imagedata r:id="rId525" o:title=""/>
                </v:shape>
                <o:OLEObject Type="Embed" ProgID="" ShapeID="ole_rId524" DrawAspect="Content" ObjectID="_1549753947" r:id="rId524"/>
              </w:object>
            </w:r>
            <w:r>
              <w:rPr>
                <w:lang w:val="vi-VN"/>
              </w:rPr>
              <w:t xml:space="preserve">      </w:t>
            </w:r>
          </w:p>
          <w:p>
            <w:pPr>
              <w:pStyle w:val="Normal"/>
              <w:jc w:val="left"/>
              <w:rPr>
                <w:lang w:val="vi-VN"/>
              </w:rPr>
            </w:pPr>
            <w:r>
              <w:rPr>
                <w:b/>
                <w:lang w:val="vi-VN"/>
              </w:rPr>
              <w:t>→</w:t>
            </w:r>
            <w:r>
              <w:rPr>
                <w:rFonts w:eastAsia="Times New Roman"/>
                <w:b/>
                <w:lang w:val="vi-VN"/>
              </w:rPr>
              <w:t xml:space="preserve"> </w:t>
            </w:r>
            <w:r>
              <w:rPr>
                <w:rFonts w:eastAsia="Times New Roman"/>
                <w:lang w:val="vi-VN"/>
              </w:rPr>
              <w:t xml:space="preserve"> </w:t>
            </w:r>
            <w:r>
              <w:rPr>
                <w:lang w:val="vi-VN"/>
              </w:rPr>
              <w:t>Vì quên rằng Cu có thể khử Fe</w:t>
            </w:r>
            <w:r>
              <w:rPr>
                <w:vertAlign w:val="superscript"/>
                <w:lang w:val="vi-VN"/>
              </w:rPr>
              <w:t>3+</w:t>
            </w:r>
            <w:r>
              <w:rPr>
                <w:lang w:val="vi-VN"/>
              </w:rPr>
              <w:t xml:space="preserve">  </w:t>
            </w:r>
            <w:r>
              <w:rPr>
                <w:b/>
                <w:lang w:val="vi-VN"/>
              </w:rPr>
              <w:t>→</w:t>
            </w:r>
            <w:r>
              <w:rPr>
                <w:lang w:val="vi-VN"/>
              </w:rPr>
              <w:t xml:space="preserve"> Không giải ra được kết quả </w:t>
            </w:r>
            <w:r>
              <w:rPr>
                <w:b/>
                <w:lang w:val="vi-VN"/>
              </w:rPr>
              <w:t>→</w:t>
            </w:r>
            <w:r>
              <w:rPr>
                <w:lang w:val="vi-VN"/>
              </w:rPr>
              <w:t xml:space="preserve"> Chọn đáp án ngẫu nhiên. </w:t>
            </w:r>
          </w:p>
          <w:p>
            <w:pPr>
              <w:pStyle w:val="Normal"/>
              <w:jc w:val="left"/>
              <w:rPr>
                <w:rFonts w:ascii="Cambria Math" w:hAnsi="Cambria Math" w:cs="Cambria Math"/>
                <w:lang w:val="vi-VN"/>
              </w:rPr>
            </w:pPr>
            <w:r>
              <w:rPr>
                <w:b/>
                <w:lang w:val="vi-VN"/>
              </w:rPr>
              <w:t xml:space="preserve">(ii)     </w:t>
            </w:r>
            <w:r>
              <w:rPr>
                <w:lang w:val="vi-VN"/>
              </w:rPr>
              <w:t>Bỏ qua phản ứng: Fe</w:t>
            </w:r>
            <w:r>
              <w:rPr>
                <w:vertAlign w:val="superscript"/>
                <w:lang w:val="vi-VN"/>
              </w:rPr>
              <w:t xml:space="preserve">2+ </w:t>
            </w:r>
            <w:r>
              <w:rPr>
                <w:lang w:val="vi-VN"/>
              </w:rPr>
              <w:t>+Ag</w:t>
            </w:r>
            <w:r>
              <w:rPr>
                <w:vertAlign w:val="superscript"/>
                <w:lang w:val="vi-VN"/>
              </w:rPr>
              <w:t xml:space="preserve">+ </w:t>
            </w:r>
            <w:r>
              <w:rPr>
                <w:b/>
                <w:lang w:val="vi-VN"/>
              </w:rPr>
              <w:t>→</w:t>
            </w:r>
            <w:r>
              <w:rPr>
                <w:lang w:val="vi-VN"/>
              </w:rPr>
              <w:t xml:space="preserve"> Fe</w:t>
            </w:r>
            <w:r>
              <w:rPr>
                <w:vertAlign w:val="superscript"/>
                <w:lang w:val="vi-VN"/>
              </w:rPr>
              <w:t xml:space="preserve">3+ </w:t>
            </w:r>
            <w:r>
              <w:rPr>
                <w:lang w:val="vi-VN"/>
              </w:rPr>
              <w:t>+ Ag</w:t>
            </w:r>
            <w:r>
              <w:rPr>
                <w:rFonts w:cs="Cambria Math" w:ascii="Cambria Math" w:hAnsi="Cambria Math"/>
                <w:lang w:val="vi-VN"/>
              </w:rPr>
              <w:t>↓</w:t>
            </w:r>
          </w:p>
          <w:p>
            <w:pPr>
              <w:pStyle w:val="Normal"/>
              <w:jc w:val="left"/>
              <w:rPr/>
            </w:pPr>
            <w:r>
              <w:rPr>
                <w:rFonts w:eastAsia="Times New Roman"/>
                <w:lang w:val="vi-VN"/>
              </w:rPr>
              <w:t xml:space="preserve">                    </w:t>
            </w:r>
            <w:r>
              <w:rPr/>
              <w:object w:dxaOrig="6240" w:dyaOrig="1380">
                <v:shapetype id="_x0000_tole_rId526" coordsize="21600,21600" o:spt="ole_rId5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6" type="_x0000_tole_rId526" style="width:312pt;height:69pt" filled="f" o:ole="">
                  <v:imagedata r:id="rId527" o:title=""/>
                </v:shape>
                <o:OLEObject Type="Embed" ProgID="" ShapeID="ole_rId526" DrawAspect="Content" ObjectID="_2120587071" r:id="rId526"/>
              </w:object>
            </w:r>
          </w:p>
          <w:p>
            <w:pPr>
              <w:pStyle w:val="Normal"/>
              <w:jc w:val="left"/>
              <w:rPr>
                <w:lang w:val="vi-VN"/>
              </w:rPr>
            </w:pPr>
            <w:r>
              <w:rPr>
                <w:lang w:val="vi-VN"/>
              </w:rPr>
              <w:t xml:space="preserve">Hệ phương trình: </w:t>
            </w:r>
            <w:r>
              <w:rPr/>
              <w:object w:dxaOrig="3960" w:dyaOrig="1120">
                <v:shapetype id="_x0000_tole_rId528" coordsize="21600,21600" o:spt="ole_rId5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8" type="_x0000_tole_rId528" style="width:198pt;height:56pt" filled="f" o:ole="">
                  <v:imagedata r:id="rId529" o:title=""/>
                </v:shape>
                <o:OLEObject Type="Embed" ProgID="" ShapeID="ole_rId528" DrawAspect="Content" ObjectID="_2125371489" r:id="rId528"/>
              </w:object>
            </w:r>
          </w:p>
          <w:p>
            <w:pPr>
              <w:pStyle w:val="Normal"/>
              <w:jc w:val="left"/>
              <w:rPr/>
            </w:pPr>
            <w:r>
              <w:rPr>
                <w:lang w:val="vi-VN"/>
              </w:rPr>
              <w:t>→</w:t>
            </w:r>
            <w:r>
              <w:rPr>
                <w:rFonts w:eastAsia="Times New Roman"/>
                <w:lang w:val="vi-VN"/>
              </w:rPr>
              <w:t xml:space="preserve"> </w:t>
            </w:r>
            <w:r>
              <w:rPr>
                <w:lang w:val="vi-VN"/>
              </w:rPr>
              <w:t xml:space="preserve">m = 160.0,0076 + 72.0,03 + 64.0,023 = 4,85 gam   </w:t>
            </w:r>
            <w:r>
              <w:rPr>
                <w:b/>
                <w:lang w:val="vi-VN"/>
              </w:rPr>
              <w:t>→ Chọn C.</w:t>
            </w:r>
          </w:p>
          <w:p>
            <w:pPr>
              <w:pStyle w:val="Normal"/>
              <w:jc w:val="left"/>
              <w:rPr>
                <w:lang w:val="vi-VN"/>
              </w:rPr>
            </w:pPr>
            <w:r>
              <w:rPr>
                <w:b/>
                <w:lang w:val="vi-VN"/>
              </w:rPr>
              <w:t xml:space="preserve">(iii)     </w:t>
            </w:r>
            <w:r>
              <w:rPr>
                <w:lang w:val="vi-VN"/>
              </w:rPr>
              <w:t>Bỏ qua phản ứng:</w:t>
            </w:r>
            <w:r>
              <w:rPr>
                <w:lang w:val="fr-FR"/>
              </w:rPr>
              <w:t xml:space="preserve"> </w:t>
            </w:r>
            <w:r>
              <w:rPr/>
              <w:object w:dxaOrig="4680" w:dyaOrig="380">
                <v:shapetype id="_x0000_tole_rId530" coordsize="21600,21600" o:spt="ole_rId5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0" type="_x0000_tole_rId530" style="width:234pt;height:19pt" filled="f" o:ole="">
                  <v:imagedata r:id="rId531" o:title=""/>
                </v:shape>
                <o:OLEObject Type="Embed" ProgID="" ShapeID="ole_rId530" DrawAspect="Content" ObjectID="_854633976" r:id="rId530"/>
              </w:object>
            </w:r>
          </w:p>
          <w:p>
            <w:pPr>
              <w:pStyle w:val="Normal"/>
              <w:jc w:val="left"/>
              <w:rPr/>
            </w:pPr>
            <w:r>
              <w:rPr>
                <w:rFonts w:eastAsia="Times New Roman"/>
                <w:lang w:val="vi-VN"/>
              </w:rPr>
              <w:t xml:space="preserve">                               </w:t>
            </w:r>
            <w:r>
              <w:rPr/>
              <w:object w:dxaOrig="3060" w:dyaOrig="1100">
                <v:shapetype id="_x0000_tole_rId532" coordsize="21600,21600" o:spt="ole_rId5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2" type="_x0000_tole_rId532" style="width:153pt;height:55pt" filled="f" o:ole="">
                  <v:imagedata r:id="rId533" o:title=""/>
                </v:shape>
                <o:OLEObject Type="Embed" ProgID="" ShapeID="ole_rId532" DrawAspect="Content" ObjectID="_316650232" r:id="rId532"/>
              </w:object>
            </w:r>
          </w:p>
          <w:p>
            <w:pPr>
              <w:pStyle w:val="Normal"/>
              <w:jc w:val="left"/>
              <w:rPr>
                <w:lang w:val="vi-VN"/>
              </w:rPr>
            </w:pPr>
            <w:r>
              <w:rPr>
                <w:rFonts w:eastAsia="Times New Roman"/>
                <w:lang w:val="vi-VN"/>
              </w:rPr>
              <w:t xml:space="preserve">    </w:t>
            </w:r>
            <w:r>
              <w:rPr>
                <w:lang w:val="vi-VN"/>
              </w:rPr>
              <w:t xml:space="preserve">Hệ phương trình:   </w:t>
            </w:r>
            <w:r>
              <w:rPr/>
              <w:object w:dxaOrig="4080" w:dyaOrig="1160">
                <v:shapetype id="_x0000_tole_rId534" coordsize="21600,21600" o:spt="ole_rId5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4" type="_x0000_tole_rId534" style="width:204pt;height:58pt" filled="f" o:ole="">
                  <v:imagedata r:id="rId535" o:title=""/>
                </v:shape>
                <o:OLEObject Type="Embed" ProgID="" ShapeID="ole_rId534" DrawAspect="Content" ObjectID="_1247503599" r:id="rId534"/>
              </w:object>
            </w:r>
          </w:p>
          <w:p>
            <w:pPr>
              <w:pStyle w:val="Normal"/>
              <w:jc w:val="left"/>
              <w:rPr>
                <w:lang w:val="vi-VN"/>
              </w:rPr>
            </w:pPr>
            <w:r>
              <w:rPr>
                <w:lang w:val="vi-VN"/>
              </w:rPr>
              <w:t>→</w:t>
            </w:r>
            <w:r>
              <w:rPr>
                <w:rFonts w:eastAsia="Times New Roman"/>
                <w:lang w:val="vi-VN"/>
              </w:rPr>
              <w:t xml:space="preserve"> </w:t>
            </w:r>
            <w:r>
              <w:rPr>
                <w:lang w:val="vi-VN"/>
              </w:rPr>
              <w:t xml:space="preserve">m = 160.00065 + 72.0,026 + 64.0,0195 =4,16 gam </w:t>
            </w:r>
            <w:r>
              <w:rPr>
                <w:b/>
                <w:lang w:val="vi-VN"/>
              </w:rPr>
              <w:t>→ Chọn A.</w:t>
            </w:r>
          </w:p>
        </w:tc>
      </w:tr>
    </w:tbl>
    <w:p>
      <w:pPr>
        <w:pStyle w:val="Normal"/>
        <w:rPr/>
      </w:pPr>
      <w:r>
        <w:rPr>
          <w:rFonts w:eastAsia="Times New Roman"/>
          <w:lang w:val="vi-VN"/>
        </w:rPr>
        <w:t xml:space="preserve"> </w:t>
      </w:r>
      <w:r>
        <w:rPr>
          <w:b/>
          <w:color w:val="FF0000"/>
          <w:szCs w:val="24"/>
          <w:lang w:val="vi-VN"/>
        </w:rPr>
        <w:t>Câu 14:</w:t>
      </w:r>
      <w:r>
        <w:rPr>
          <w:szCs w:val="24"/>
          <w:lang w:val="vi-VN"/>
        </w:rPr>
        <w:t xml:space="preserve"> </w:t>
      </w:r>
      <w:r>
        <w:rPr>
          <w:b/>
          <w:color w:val="0000FF"/>
          <w:szCs w:val="24"/>
          <w:lang w:val="vi-VN"/>
        </w:rPr>
        <w:t>Đáp án B</w:t>
      </w:r>
    </w:p>
    <w:p>
      <w:pPr>
        <w:pStyle w:val="Normal"/>
        <w:ind w:firstLine="720" w:right="0"/>
        <w:rPr/>
      </w:pPr>
      <w:r>
        <w:rPr/>
        <w:object w:dxaOrig="5600" w:dyaOrig="620">
          <v:shapetype id="_x0000_tole_rId536" coordsize="21600,21600" o:spt="ole_rId5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6" type="_x0000_tole_rId536" style="width:280pt;height:31pt" filled="f" o:ole="">
            <v:imagedata r:id="rId537" o:title=""/>
          </v:shape>
          <o:OLEObject Type="Embed" ProgID="" ShapeID="ole_rId536" DrawAspect="Content" ObjectID="_907510263" r:id="rId536"/>
        </w:object>
      </w:r>
      <w:r>
        <w:rPr>
          <w:rFonts w:eastAsia="Times New Roman"/>
          <w:b/>
          <w:color w:val="0000FF"/>
          <w:szCs w:val="24"/>
          <w:lang w:val="vi-VN"/>
        </w:rPr>
        <w:t xml:space="preserve"> </w:t>
      </w:r>
    </w:p>
    <w:p>
      <w:pPr>
        <w:pStyle w:val="Normal"/>
        <w:ind w:firstLine="720" w:right="0"/>
        <w:rPr>
          <w:szCs w:val="24"/>
          <w:lang w:val="vi-VN"/>
        </w:rPr>
      </w:pPr>
      <w:r>
        <w:rPr>
          <w:szCs w:val="24"/>
          <w:lang w:val="vi-VN"/>
        </w:rPr>
        <w:t>Giải theo phương trình hóa học:</w:t>
      </w:r>
    </w:p>
    <w:p>
      <w:pPr>
        <w:pStyle w:val="Normal"/>
        <w:ind w:firstLine="720" w:right="0"/>
        <w:rPr/>
      </w:pPr>
      <w:r>
        <w:rPr>
          <w:szCs w:val="24"/>
          <w:lang w:val="vi-VN"/>
        </w:rPr>
        <w:tab/>
        <w:tab/>
        <w:t>Fe   +   S</w:t>
      </w:r>
      <w:r>
        <w:rPr>
          <w:szCs w:val="24"/>
          <w:lang w:val="vi-VN"/>
        </w:rPr>
        <w:object w:dxaOrig="680" w:dyaOrig="360">
          <v:shapetype id="_x0000_tole_rId538" coordsize="21600,21600" o:spt="ole_rId5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8" type="_x0000_tole_rId538" style="width:34pt;height:18pt" filled="f" o:ole="">
            <v:imagedata r:id="rId539" o:title=""/>
          </v:shape>
          <o:OLEObject Type="Embed" ProgID="" ShapeID="ole_rId538" DrawAspect="Content" ObjectID="_548336543" r:id="rId538"/>
        </w:object>
      </w:r>
      <w:r>
        <w:rPr>
          <w:szCs w:val="24"/>
          <w:lang w:val="vi-VN"/>
        </w:rPr>
        <w:t xml:space="preserve"> FeS</w:t>
      </w:r>
    </w:p>
    <w:p>
      <w:pPr>
        <w:pStyle w:val="Normal"/>
        <w:ind w:firstLine="720" w:right="0"/>
        <w:rPr>
          <w:szCs w:val="24"/>
          <w:lang w:val="vi-VN"/>
        </w:rPr>
      </w:pPr>
      <w:r>
        <w:rPr>
          <w:szCs w:val="24"/>
          <w:lang w:val="vi-VN"/>
        </w:rPr>
        <w:t>Ban đầu:</w:t>
        <w:tab/>
        <w:t>0,15     0,1</w:t>
      </w:r>
    </w:p>
    <w:p>
      <w:pPr>
        <w:pStyle w:val="Normal"/>
        <w:ind w:firstLine="720" w:right="0"/>
        <w:rPr/>
      </w:pPr>
      <w:r>
        <w:rPr>
          <w:szCs w:val="24"/>
          <w:lang w:val="vi-VN"/>
        </w:rPr>
        <w:t>Phản ứng:</w:t>
        <w:tab/>
        <w:t>x</w:t>
      </w:r>
      <w:r>
        <w:rPr>
          <w:szCs w:val="24"/>
          <w:lang w:val="vi-VN"/>
        </w:rPr>
        <w:object w:dxaOrig="620" w:dyaOrig="320">
          <v:shapetype id="_x0000_tole_rId540" coordsize="21600,21600" o:spt="ole_rId5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0" type="_x0000_tole_rId540" style="width:31pt;height:16pt" filled="f" o:ole="">
            <v:imagedata r:id="rId541" o:title=""/>
          </v:shape>
          <o:OLEObject Type="Embed" ProgID="" ShapeID="ole_rId540" DrawAspect="Content" ObjectID="_1660495755" r:id="rId540"/>
        </w:object>
      </w:r>
      <w:r>
        <w:rPr>
          <w:szCs w:val="24"/>
          <w:lang w:val="vi-VN"/>
        </w:rPr>
        <w:t xml:space="preserve"> x</w:t>
      </w:r>
      <w:r>
        <w:rPr>
          <w:szCs w:val="24"/>
          <w:lang w:val="vi-VN"/>
        </w:rPr>
        <w:object w:dxaOrig="620" w:dyaOrig="320">
          <v:shapetype id="_x0000_tole_rId542" coordsize="21600,21600" o:spt="ole_rId5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2" type="_x0000_tole_rId542" style="width:31pt;height:16pt" filled="f" o:ole="">
            <v:imagedata r:id="rId543" o:title=""/>
          </v:shape>
          <o:OLEObject Type="Embed" ProgID="" ShapeID="ole_rId542" DrawAspect="Content" ObjectID="_1274604718" r:id="rId542"/>
        </w:object>
      </w:r>
      <w:r>
        <w:rPr>
          <w:szCs w:val="24"/>
          <w:lang w:val="vi-VN"/>
        </w:rPr>
        <w:t xml:space="preserve"> x</w:t>
      </w:r>
    </w:p>
    <w:p>
      <w:pPr>
        <w:pStyle w:val="Normal"/>
        <w:ind w:firstLine="720" w:right="0"/>
        <w:rPr/>
      </w:pPr>
      <w:r>
        <w:rPr>
          <w:szCs w:val="24"/>
          <w:lang w:val="vi-VN"/>
        </w:rPr>
        <w:t xml:space="preserve">Hỗn hợp X gồm: Fe = (0,15 </w:t>
      </w:r>
      <w:r>
        <w:rPr>
          <w:rFonts w:cs="Cambria Math" w:ascii="Cambria Math" w:hAnsi="Cambria Math"/>
          <w:szCs w:val="24"/>
          <w:lang w:val="vi-VN"/>
        </w:rPr>
        <w:t xml:space="preserve">− </w:t>
      </w:r>
      <w:r>
        <w:rPr>
          <w:szCs w:val="24"/>
          <w:lang w:val="vi-VN"/>
        </w:rPr>
        <w:t>x); S = (0,1</w:t>
      </w:r>
      <w:r>
        <w:rPr>
          <w:rFonts w:cs="Cambria Math" w:ascii="Cambria Math" w:hAnsi="Cambria Math"/>
          <w:szCs w:val="24"/>
          <w:lang w:val="vi-VN"/>
        </w:rPr>
        <w:t xml:space="preserve">− </w:t>
      </w:r>
      <w:r>
        <w:rPr>
          <w:szCs w:val="24"/>
          <w:lang w:val="vi-VN"/>
        </w:rPr>
        <w:t>x); FeS = x.</w:t>
      </w:r>
    </w:p>
    <w:p>
      <w:pPr>
        <w:pStyle w:val="Normal"/>
        <w:ind w:firstLine="720" w:right="0"/>
        <w:rPr>
          <w:szCs w:val="24"/>
          <w:lang w:val="vi-VN"/>
        </w:rPr>
      </w:pPr>
      <w:r>
        <w:rPr>
          <w:szCs w:val="24"/>
          <w:lang w:val="vi-VN"/>
        </w:rPr>
        <w:t>Cho X tác dụng với HCl:</w:t>
      </w:r>
    </w:p>
    <w:p>
      <w:pPr>
        <w:pStyle w:val="Normal"/>
        <w:ind w:firstLine="720" w:right="0"/>
        <w:rPr>
          <w:szCs w:val="24"/>
          <w:lang w:val="vi-VN"/>
        </w:rPr>
      </w:pPr>
      <w:r>
        <w:rPr/>
        <w:object w:dxaOrig="5580" w:dyaOrig="800">
          <v:shapetype id="_x0000_tole_rId544" coordsize="21600,21600" o:spt="ole_rId5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4" type="_x0000_tole_rId544" style="width:279pt;height:40pt" filled="f" o:ole="">
            <v:imagedata r:id="rId545" o:title=""/>
          </v:shape>
          <o:OLEObject Type="Embed" ProgID="" ShapeID="ole_rId544" DrawAspect="Content" ObjectID="_914936795" r:id="rId544"/>
        </w:object>
      </w:r>
      <w:r>
        <w:rPr>
          <w:rFonts w:eastAsia="Times New Roman"/>
          <w:szCs w:val="24"/>
          <w:lang w:val="vi-VN"/>
        </w:rPr>
        <w:t xml:space="preserve"> </w:t>
      </w:r>
    </w:p>
    <w:p>
      <w:pPr>
        <w:pStyle w:val="Normal"/>
        <w:jc w:val="left"/>
        <w:rPr>
          <w:lang w:val="vi-VN"/>
        </w:rPr>
      </w:pPr>
      <w:r>
        <w:rPr>
          <w:lang w:val="vi-VN"/>
        </w:rPr>
        <w:tab/>
        <w:t>Tìm tỉ lệ số mol mỗi khí trong Y theo phương pháp đường chéo, ta có:</w:t>
      </w:r>
    </w:p>
    <w:p>
      <w:pPr>
        <w:pStyle w:val="Normal"/>
        <w:jc w:val="left"/>
        <w:rPr/>
      </w:pPr>
      <w:r>
        <w:rPr>
          <w:lang w:val="vi-VN"/>
        </w:rPr>
        <w:tab/>
      </w:r>
      <w:r>
        <w:rPr/>
        <w:object w:dxaOrig="5140" w:dyaOrig="880">
          <v:shapetype id="_x0000_tole_rId546" coordsize="21600,21600" o:spt="ole_rId5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6" type="_x0000_tole_rId546" style="width:257pt;height:44pt" filled="f" o:ole="">
            <v:imagedata r:id="rId547" o:title=""/>
          </v:shape>
          <o:OLEObject Type="Embed" ProgID="" ShapeID="ole_rId546" DrawAspect="Content" ObjectID="_846713450" r:id="rId546"/>
        </w:object>
      </w:r>
      <w:r>
        <w:rPr>
          <w:lang w:val="vi-VN"/>
        </w:rPr>
        <w:t xml:space="preserve"> </w:t>
      </w:r>
    </w:p>
    <w:p>
      <w:pPr>
        <w:pStyle w:val="Normal"/>
        <w:jc w:val="left"/>
        <w:rPr>
          <w:lang w:val="vi-VN"/>
        </w:rPr>
      </w:pPr>
      <w:r>
        <w:rPr>
          <w:lang w:val="vi-VN"/>
        </w:rPr>
        <w:tab/>
        <w:t>→ m = 0,09 ×2 + 0,06× 34 = 2,22 (gam)</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(i)      </w:t>
            </w:r>
            <w:r>
              <w:rPr>
                <w:lang w:val="vi-VN"/>
              </w:rPr>
              <w:t>Nghĩ rằng phản ứng xảy ra hoàn toàn (S phản ứng hết), ứng với x = 0,1:</w:t>
            </w:r>
          </w:p>
          <w:p>
            <w:pPr>
              <w:pStyle w:val="Normal"/>
              <w:jc w:val="left"/>
              <w:rPr>
                <w:lang w:val="vi-VN"/>
              </w:rPr>
            </w:pPr>
            <w:r>
              <w:rPr>
                <w:rFonts w:eastAsia="Times New Roman"/>
                <w:lang w:val="vi-VN"/>
              </w:rPr>
              <w:t xml:space="preserve">            </w:t>
            </w:r>
            <w:r>
              <w:rPr>
                <w:lang w:val="vi-VN"/>
              </w:rPr>
              <w:t xml:space="preserve">m = 0,05 ×2 + 0,1× 34 = 3,5 (gam) </w:t>
            </w:r>
            <w:r>
              <w:rPr>
                <w:b/>
                <w:lang w:val="vi-VN"/>
              </w:rPr>
              <w:t>→ Chọn D.</w:t>
            </w:r>
          </w:p>
          <w:p>
            <w:pPr>
              <w:pStyle w:val="Normal"/>
              <w:jc w:val="left"/>
              <w:rPr>
                <w:lang w:val="vi-VN"/>
              </w:rPr>
            </w:pPr>
            <w:r>
              <w:rPr>
                <w:b/>
                <w:lang w:val="vi-VN"/>
              </w:rPr>
              <w:t xml:space="preserve">(ii)     </w:t>
            </w:r>
            <w:r>
              <w:rPr>
                <w:lang w:val="vi-VN"/>
              </w:rPr>
              <w:t xml:space="preserve">Gán nhầm số mol: m = 0,06 ×2 + 0,09× 34 = 3,18 (gam) </w:t>
            </w:r>
            <w:r>
              <w:rPr>
                <w:b/>
                <w:lang w:val="vi-VN"/>
              </w:rPr>
              <w:t>→ Chọn C.</w:t>
            </w:r>
            <w:r>
              <w:rPr>
                <w:lang w:val="vi-VN"/>
              </w:rPr>
              <w:t xml:space="preserve">        </w:t>
            </w:r>
          </w:p>
          <w:p>
            <w:pPr>
              <w:pStyle w:val="Normal"/>
              <w:jc w:val="left"/>
              <w:rPr/>
            </w:pPr>
            <w:r>
              <w:rPr>
                <w:b/>
                <w:szCs w:val="24"/>
                <w:lang w:val="vi-VN"/>
              </w:rPr>
              <w:t>(iii)</w:t>
            </w:r>
            <w:r>
              <w:rPr>
                <w:szCs w:val="24"/>
                <w:lang w:val="vi-VN"/>
              </w:rPr>
              <w:t xml:space="preserve">   </w:t>
            </w:r>
            <w:r>
              <w:rPr>
                <w:lang w:val="vi-VN"/>
              </w:rPr>
              <w:t>Cho rằng cả S dư cũng tác dụng với HCl sinh ra H</w:t>
            </w:r>
            <w:r>
              <w:rPr>
                <w:vertAlign w:val="subscript"/>
                <w:lang w:val="vi-VN"/>
              </w:rPr>
              <w:t>2</w:t>
            </w:r>
            <w:r>
              <w:rPr>
                <w:lang w:val="vi-VN"/>
              </w:rPr>
              <w:t>S:</w:t>
            </w:r>
          </w:p>
          <w:p>
            <w:pPr>
              <w:pStyle w:val="Normal"/>
              <w:jc w:val="left"/>
              <w:rPr/>
            </w:pPr>
            <w:r>
              <w:rPr>
                <w:rFonts w:eastAsia="Times New Roman"/>
                <w:lang w:val="vi-VN"/>
              </w:rPr>
              <w:t xml:space="preserve">  </w:t>
            </w:r>
            <w:r>
              <w:rPr>
                <w:lang w:val="vi-VN"/>
              </w:rPr>
              <w:t>S  +   2HCl</w:t>
            </w:r>
            <w:r>
              <w:rPr>
                <w:lang w:val="vi-VN"/>
              </w:rPr>
              <w:object w:dxaOrig="620" w:dyaOrig="320">
                <v:shapetype id="_x0000_tole_rId548" coordsize="21600,21600" o:spt="ole_rId5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8" type="_x0000_tole_rId548" style="width:31pt;height:16pt" filled="f" o:ole="">
                  <v:imagedata r:id="rId549" o:title=""/>
                </v:shape>
                <o:OLEObject Type="Embed" ProgID="" ShapeID="ole_rId548" DrawAspect="Content" ObjectID="_36052094" r:id="rId548"/>
              </w:object>
            </w:r>
            <w:r>
              <w:rPr>
                <w:lang w:val="vi-VN"/>
              </w:rPr>
              <w:t xml:space="preserve"> H</w:t>
            </w:r>
            <w:r>
              <w:rPr>
                <w:vertAlign w:val="subscript"/>
                <w:lang w:val="vi-VN"/>
              </w:rPr>
              <w:t>2</w:t>
            </w:r>
            <w:r>
              <w:rPr>
                <w:lang w:val="vi-VN"/>
              </w:rPr>
              <w:t>S↑ +Cl</w:t>
            </w:r>
            <w:r>
              <w:rPr>
                <w:vertAlign w:val="subscript"/>
                <w:lang w:val="vi-VN"/>
              </w:rPr>
              <w:t>2</w:t>
            </w:r>
            <w:r>
              <w:rPr>
                <w:lang w:val="vi-VN"/>
              </w:rPr>
              <w:t>↑</w:t>
            </w:r>
          </w:p>
          <w:p>
            <w:pPr>
              <w:pStyle w:val="Normal"/>
              <w:jc w:val="left"/>
              <w:rPr>
                <w:lang w:val="vi-VN"/>
              </w:rPr>
            </w:pPr>
            <w:r>
              <w:rPr>
                <w:rFonts w:eastAsia="Times New Roman"/>
                <w:lang w:val="vi-VN"/>
              </w:rPr>
              <w:t xml:space="preserve">      </w:t>
            </w:r>
            <w:r>
              <w:rPr>
                <w:b/>
                <w:lang w:val="vi-VN"/>
              </w:rPr>
              <w:t>→</w:t>
            </w:r>
            <w:r>
              <w:rPr>
                <w:rFonts w:eastAsia="Times New Roman"/>
                <w:b/>
                <w:lang w:val="vi-VN"/>
              </w:rPr>
              <w:t xml:space="preserve"> </w:t>
            </w:r>
            <w:r>
              <w:rPr>
                <w:b/>
                <w:lang w:val="vi-VN"/>
              </w:rPr>
              <w:t>Thiếu dữ kiện giải.</w:t>
            </w:r>
          </w:p>
        </w:tc>
      </w:tr>
    </w:tbl>
    <w:p>
      <w:pPr>
        <w:pStyle w:val="Normal"/>
        <w:jc w:val="left"/>
        <w:rPr/>
      </w:pPr>
      <w:r>
        <w:rPr>
          <w:b/>
          <w:color w:val="FF0000"/>
          <w:szCs w:val="24"/>
          <w:lang w:val="vi-VN"/>
        </w:rPr>
        <w:t>Câu 15:</w:t>
      </w:r>
      <w:r>
        <w:rPr>
          <w:szCs w:val="24"/>
          <w:lang w:val="vi-VN"/>
        </w:rPr>
        <w:t xml:space="preserve"> </w:t>
      </w:r>
      <w:r>
        <w:rPr>
          <w:b/>
          <w:color w:val="0000FF"/>
          <w:szCs w:val="24"/>
          <w:lang w:val="vi-VN"/>
        </w:rPr>
        <w:t>Đáp án B</w:t>
      </w:r>
    </w:p>
    <w:p>
      <w:pPr>
        <w:pStyle w:val="Normal"/>
        <w:jc w:val="left"/>
        <w:rPr>
          <w:szCs w:val="24"/>
          <w:lang w:val="vi-VN"/>
        </w:rPr>
      </w:pPr>
      <w:r>
        <w:rPr>
          <w:szCs w:val="24"/>
          <w:lang w:val="vi-VN"/>
        </w:rPr>
        <w:tab/>
        <w:t>+ Phản ứng của nhiệt nhôm:</w:t>
      </w:r>
    </w:p>
    <w:p>
      <w:pPr>
        <w:pStyle w:val="Normal"/>
        <w:jc w:val="left"/>
        <w:rPr/>
      </w:pPr>
      <w:r>
        <w:rPr>
          <w:szCs w:val="24"/>
          <w:lang w:val="vi-VN"/>
        </w:rPr>
        <w:tab/>
        <w:t>2Al     +    Fe</w:t>
      </w:r>
      <w:r>
        <w:rPr>
          <w:szCs w:val="24"/>
          <w:vertAlign w:val="subscript"/>
          <w:lang w:val="vi-VN"/>
        </w:rPr>
        <w:t>2</w:t>
      </w:r>
      <w:r>
        <w:rPr>
          <w:szCs w:val="24"/>
          <w:lang w:val="vi-VN"/>
        </w:rPr>
        <w:t>O</w:t>
      </w:r>
      <w:r>
        <w:rPr>
          <w:szCs w:val="24"/>
          <w:vertAlign w:val="subscript"/>
          <w:lang w:val="vi-VN"/>
        </w:rPr>
        <w:t>3</w:t>
      </w:r>
      <w:r>
        <w:rPr>
          <w:szCs w:val="24"/>
          <w:lang w:val="vi-VN"/>
        </w:rPr>
        <w:object w:dxaOrig="680" w:dyaOrig="360">
          <v:shapetype id="_x0000_tole_rId550" coordsize="21600,21600" o:spt="ole_rId5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0" type="_x0000_tole_rId550" style="width:34pt;height:18pt" filled="f" o:ole="">
            <v:imagedata r:id="rId551" o:title=""/>
          </v:shape>
          <o:OLEObject Type="Embed" ProgID="" ShapeID="ole_rId550" DrawAspect="Content" ObjectID="_40460108" r:id="rId550"/>
        </w:object>
      </w:r>
      <w:r>
        <w:rPr>
          <w:szCs w:val="24"/>
          <w:lang w:val="vi-VN"/>
        </w:rPr>
        <w:t xml:space="preserve"> Al</w:t>
      </w:r>
      <w:r>
        <w:rPr>
          <w:szCs w:val="24"/>
          <w:vertAlign w:val="subscript"/>
          <w:lang w:val="vi-VN"/>
        </w:rPr>
        <w:t>2</w:t>
      </w:r>
      <w:r>
        <w:rPr>
          <w:szCs w:val="24"/>
          <w:lang w:val="vi-VN"/>
        </w:rPr>
        <w:t>O</w:t>
      </w:r>
      <w:r>
        <w:rPr>
          <w:szCs w:val="24"/>
          <w:vertAlign w:val="subscript"/>
          <w:lang w:val="vi-VN"/>
        </w:rPr>
        <w:t>3</w:t>
      </w:r>
      <w:r>
        <w:rPr>
          <w:szCs w:val="24"/>
          <w:lang w:val="vi-VN"/>
        </w:rPr>
        <w:t xml:space="preserve">   +  2Fe</w:t>
      </w:r>
    </w:p>
    <w:p>
      <w:pPr>
        <w:pStyle w:val="Normal"/>
        <w:jc w:val="left"/>
        <w:rPr/>
      </w:pPr>
      <w:r>
        <w:rPr>
          <w:szCs w:val="24"/>
          <w:lang w:val="vi-VN"/>
        </w:rPr>
        <w:tab/>
        <w:t>Phản ứng nhiệt nhôm xảy ra hoàn toàn khi Al hết hoặc Fe</w:t>
      </w:r>
      <w:r>
        <w:rPr>
          <w:szCs w:val="24"/>
          <w:vertAlign w:val="subscript"/>
          <w:lang w:val="vi-VN"/>
        </w:rPr>
        <w:t>2</w:t>
      </w:r>
      <w:r>
        <w:rPr>
          <w:szCs w:val="24"/>
          <w:lang w:val="vi-VN"/>
        </w:rPr>
        <w:t>O</w:t>
      </w:r>
      <w:r>
        <w:rPr>
          <w:szCs w:val="24"/>
          <w:vertAlign w:val="subscript"/>
          <w:lang w:val="vi-VN"/>
        </w:rPr>
        <w:t>3</w:t>
      </w:r>
      <w:r>
        <w:rPr>
          <w:szCs w:val="24"/>
          <w:lang w:val="vi-VN"/>
        </w:rPr>
        <w:t xml:space="preserve"> hết. Do hỗn hợp sau</w:t>
      </w:r>
    </w:p>
    <w:p>
      <w:pPr>
        <w:pStyle w:val="Normal"/>
        <w:ind w:left="720" w:right="0"/>
        <w:jc w:val="left"/>
        <w:rPr/>
      </w:pPr>
      <w:r>
        <w:rPr>
          <w:szCs w:val="24"/>
          <w:lang w:val="vi-VN"/>
        </w:rPr>
        <w:t>phản ứng (phần một) tác dụng với dung dịch NaOH dinh ra H</w:t>
      </w:r>
      <w:r>
        <w:rPr>
          <w:szCs w:val="24"/>
          <w:vertAlign w:val="subscript"/>
          <w:lang w:val="vi-VN"/>
        </w:rPr>
        <w:t>2</w:t>
      </w:r>
      <w:r>
        <w:rPr>
          <w:szCs w:val="24"/>
          <w:lang w:val="vi-VN"/>
        </w:rPr>
        <w:t xml:space="preserve"> nên Al dư, nghĩa là Fe</w:t>
      </w:r>
      <w:r>
        <w:rPr>
          <w:szCs w:val="24"/>
          <w:vertAlign w:val="subscript"/>
          <w:lang w:val="vi-VN"/>
        </w:rPr>
        <w:t>2</w:t>
      </w:r>
      <w:r>
        <w:rPr>
          <w:szCs w:val="24"/>
          <w:lang w:val="vi-VN"/>
        </w:rPr>
        <w:t>O</w:t>
      </w:r>
      <w:r>
        <w:rPr>
          <w:szCs w:val="24"/>
          <w:vertAlign w:val="subscript"/>
          <w:lang w:val="vi-VN"/>
        </w:rPr>
        <w:t xml:space="preserve">3 </w:t>
      </w:r>
      <w:r>
        <w:rPr>
          <w:szCs w:val="24"/>
          <w:lang w:val="vi-VN"/>
        </w:rPr>
        <w:t>hết.</w:t>
      </w:r>
    </w:p>
    <w:p>
      <w:pPr>
        <w:pStyle w:val="Normal"/>
        <w:ind w:left="720" w:right="0"/>
        <w:jc w:val="left"/>
        <w:rPr>
          <w:szCs w:val="24"/>
          <w:lang w:val="vi-VN"/>
        </w:rPr>
      </w:pPr>
      <w:r>
        <w:rPr>
          <w:szCs w:val="24"/>
          <w:lang w:val="vi-VN"/>
        </w:rPr>
        <w:t>+ Phần một tác dụng với dung dịch NaOH (Fe không phản ứng):</w:t>
      </w:r>
    </w:p>
    <w:p>
      <w:pPr>
        <w:pStyle w:val="Normal"/>
        <w:ind w:left="720" w:right="0"/>
        <w:jc w:val="left"/>
        <w:rPr/>
      </w:pPr>
      <w:r>
        <w:rPr>
          <w:szCs w:val="24"/>
          <w:lang w:val="vi-VN"/>
        </w:rPr>
        <w:t>Gọi số mol của Al dư, Al</w:t>
      </w:r>
      <w:r>
        <w:rPr>
          <w:szCs w:val="24"/>
          <w:vertAlign w:val="subscript"/>
          <w:lang w:val="vi-VN"/>
        </w:rPr>
        <w:t>2</w:t>
      </w:r>
      <w:r>
        <w:rPr>
          <w:szCs w:val="24"/>
          <w:lang w:val="vi-VN"/>
        </w:rPr>
        <w:t>O</w:t>
      </w:r>
      <w:r>
        <w:rPr>
          <w:szCs w:val="24"/>
          <w:vertAlign w:val="subscript"/>
          <w:lang w:val="vi-VN"/>
        </w:rPr>
        <w:t>3</w:t>
      </w:r>
      <w:r>
        <w:rPr>
          <w:szCs w:val="24"/>
          <w:lang w:val="vi-VN"/>
        </w:rPr>
        <w:t xml:space="preserve"> lần lượt là x, y → </w:t>
      </w:r>
      <w:r>
        <w:rPr>
          <w:szCs w:val="24"/>
          <w:lang w:val="vi-VN"/>
        </w:rPr>
        <w:object w:dxaOrig="360" w:dyaOrig="380">
          <v:shapetype id="_x0000_tole_rId552" coordsize="21600,21600" o:spt="ole_rId5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2" type="_x0000_tole_rId552" style="width:18pt;height:19pt" filled="f" o:ole="">
            <v:imagedata r:id="rId553" o:title=""/>
          </v:shape>
          <o:OLEObject Type="Embed" ProgID="" ShapeID="ole_rId552" DrawAspect="Content" ObjectID="_1123803189" r:id="rId552"/>
        </w:object>
      </w:r>
      <w:r>
        <w:rPr>
          <w:szCs w:val="24"/>
          <w:lang w:val="vi-VN"/>
        </w:rPr>
        <w:t>=2y mol</w:t>
      </w:r>
    </w:p>
    <w:p>
      <w:pPr>
        <w:pStyle w:val="Normal"/>
        <w:ind w:left="720" w:right="0"/>
        <w:jc w:val="left"/>
        <w:rPr>
          <w:szCs w:val="24"/>
          <w:lang w:val="vi-VN"/>
        </w:rPr>
      </w:pPr>
      <w:r>
        <w:rPr>
          <w:szCs w:val="24"/>
          <w:lang w:val="vi-VN"/>
        </w:rPr>
        <w:t>Al +  NaOH  +  H</w:t>
      </w:r>
      <w:r>
        <w:rPr>
          <w:szCs w:val="24"/>
          <w:vertAlign w:val="subscript"/>
          <w:lang w:val="vi-VN"/>
        </w:rPr>
        <w:t>2</w:t>
      </w:r>
      <w:r>
        <w:rPr>
          <w:szCs w:val="24"/>
          <w:lang w:val="vi-VN"/>
        </w:rPr>
        <w:t xml:space="preserve">O  </w:t>
      </w:r>
      <w:r>
        <w:rPr>
          <w:szCs w:val="24"/>
          <w:lang w:val="vi-VN"/>
        </w:rPr>
        <w:object w:dxaOrig="620" w:dyaOrig="320">
          <v:shapetype id="_x0000_tole_rId554" coordsize="21600,21600" o:spt="ole_rId5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4" type="_x0000_tole_rId554" style="width:31pt;height:16pt" filled="f" o:ole="">
            <v:imagedata r:id="rId555" o:title=""/>
          </v:shape>
          <o:OLEObject Type="Embed" ProgID="" ShapeID="ole_rId554" DrawAspect="Content" ObjectID="_808297908" r:id="rId554"/>
        </w:object>
      </w:r>
      <w:r>
        <w:rPr>
          <w:szCs w:val="24"/>
          <w:lang w:val="vi-VN"/>
        </w:rPr>
        <w:t xml:space="preserve"> NaAlO</w:t>
      </w:r>
      <w:r>
        <w:rPr>
          <w:szCs w:val="24"/>
          <w:vertAlign w:val="subscript"/>
          <w:lang w:val="vi-VN"/>
        </w:rPr>
        <w:t>2</w:t>
      </w:r>
      <w:r>
        <w:rPr>
          <w:szCs w:val="24"/>
          <w:lang w:val="vi-VN"/>
        </w:rPr>
        <w:t xml:space="preserve">  +  </w:t>
      </w:r>
      <w:r>
        <w:rPr>
          <w:szCs w:val="24"/>
          <w:lang w:val="vi-VN"/>
        </w:rPr>
        <w:object w:dxaOrig="240" w:dyaOrig="620">
          <v:shapetype id="_x0000_tole_rId556" coordsize="21600,21600" o:spt="ole_rId5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6" type="_x0000_tole_rId556" style="width:12pt;height:31pt" filled="f" o:ole="">
            <v:imagedata r:id="rId557" o:title=""/>
          </v:shape>
          <o:OLEObject Type="Embed" ProgID="" ShapeID="ole_rId556" DrawAspect="Content" ObjectID="_424003096" r:id="rId556"/>
        </w:object>
      </w:r>
      <w:r>
        <w:rPr>
          <w:szCs w:val="24"/>
          <w:lang w:val="vi-VN"/>
        </w:rPr>
        <w:t>H</w:t>
      </w:r>
      <w:r>
        <w:rPr>
          <w:szCs w:val="24"/>
          <w:vertAlign w:val="subscript"/>
          <w:lang w:val="vi-VN"/>
        </w:rPr>
        <w:t>2</w:t>
      </w:r>
    </w:p>
    <w:p>
      <w:pPr>
        <w:pStyle w:val="Normal"/>
        <w:ind w:left="720" w:right="0"/>
        <w:jc w:val="left"/>
        <w:rPr/>
      </w:pPr>
      <w:r>
        <w:rPr>
          <w:szCs w:val="24"/>
          <w:lang w:val="vi-VN"/>
        </w:rPr>
        <w:t xml:space="preserve">x </w:t>
      </w:r>
      <w:r>
        <w:rPr>
          <w:szCs w:val="24"/>
          <w:lang w:val="vi-VN"/>
        </w:rPr>
        <w:object w:dxaOrig="3540" w:dyaOrig="320">
          <v:shapetype id="_x0000_tole_rId558" coordsize="21600,21600" o:spt="ole_rId5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8" type="_x0000_tole_rId558" style="width:177pt;height:16pt" filled="f" o:ole="">
            <v:imagedata r:id="rId559" o:title=""/>
          </v:shape>
          <o:OLEObject Type="Embed" ProgID="" ShapeID="ole_rId558" DrawAspect="Content" ObjectID="_1918783248" r:id="rId558"/>
        </w:object>
      </w:r>
      <w:r>
        <w:rPr>
          <w:szCs w:val="24"/>
          <w:lang w:val="vi-VN"/>
        </w:rPr>
        <w:t xml:space="preserve"> </w:t>
      </w:r>
      <w:r>
        <w:rPr>
          <w:szCs w:val="24"/>
          <w:lang w:val="vi-VN"/>
        </w:rPr>
        <w:object w:dxaOrig="380" w:dyaOrig="620">
          <v:shapetype id="_x0000_tole_rId560" coordsize="21600,21600" o:spt="ole_rId5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0" type="_x0000_tole_rId560" style="width:19pt;height:31pt" filled="f" o:ole="">
            <v:imagedata r:id="rId561" o:title=""/>
          </v:shape>
          <o:OLEObject Type="Embed" ProgID="" ShapeID="ole_rId560" DrawAspect="Content" ObjectID="_1949031766" r:id="rId560"/>
        </w:object>
      </w:r>
      <w:r>
        <w:rPr>
          <w:szCs w:val="24"/>
          <w:lang w:val="vi-VN"/>
        </w:rPr>
        <w:t xml:space="preserve"> </w:t>
      </w:r>
    </w:p>
    <w:p>
      <w:pPr>
        <w:pStyle w:val="Normal"/>
        <w:ind w:left="720" w:right="0"/>
        <w:jc w:val="left"/>
        <w:rPr/>
      </w:pPr>
      <w:r>
        <w:rPr>
          <w:szCs w:val="24"/>
          <w:lang w:val="vi-VN"/>
        </w:rPr>
        <w:t>Al</w:t>
      </w:r>
      <w:r>
        <w:rPr>
          <w:szCs w:val="24"/>
          <w:vertAlign w:val="subscript"/>
          <w:lang w:val="vi-VN"/>
        </w:rPr>
        <w:t>2</w:t>
      </w:r>
      <w:r>
        <w:rPr>
          <w:szCs w:val="24"/>
          <w:lang w:val="vi-VN"/>
        </w:rPr>
        <w:t>O</w:t>
      </w:r>
      <w:r>
        <w:rPr>
          <w:szCs w:val="24"/>
          <w:vertAlign w:val="subscript"/>
          <w:lang w:val="vi-VN"/>
        </w:rPr>
        <w:t>3</w:t>
      </w:r>
      <w:r>
        <w:rPr>
          <w:szCs w:val="24"/>
          <w:lang w:val="vi-VN"/>
        </w:rPr>
        <w:t xml:space="preserve"> +  2NaOH </w:t>
      </w:r>
      <w:r>
        <w:rPr>
          <w:szCs w:val="24"/>
          <w:lang w:val="vi-VN"/>
        </w:rPr>
        <w:object w:dxaOrig="620" w:dyaOrig="320">
          <v:shapetype id="_x0000_tole_rId562" coordsize="21600,21600" o:spt="ole_rId5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2" type="_x0000_tole_rId562" style="width:31pt;height:16pt" filled="f" o:ole="">
            <v:imagedata r:id="rId563" o:title=""/>
          </v:shape>
          <o:OLEObject Type="Embed" ProgID="" ShapeID="ole_rId562" DrawAspect="Content" ObjectID="_650605065" r:id="rId562"/>
        </w:object>
      </w:r>
      <w:r>
        <w:rPr>
          <w:szCs w:val="24"/>
          <w:lang w:val="vi-VN"/>
        </w:rPr>
        <w:t xml:space="preserve"> 2NaAlO</w:t>
      </w:r>
      <w:r>
        <w:rPr>
          <w:szCs w:val="24"/>
          <w:vertAlign w:val="subscript"/>
          <w:lang w:val="vi-VN"/>
        </w:rPr>
        <w:t>2</w:t>
      </w:r>
      <w:r>
        <w:rPr>
          <w:szCs w:val="24"/>
          <w:lang w:val="vi-VN"/>
        </w:rPr>
        <w:t xml:space="preserve">  +  H</w:t>
      </w:r>
      <w:r>
        <w:rPr>
          <w:szCs w:val="24"/>
          <w:vertAlign w:val="subscript"/>
          <w:lang w:val="vi-VN"/>
        </w:rPr>
        <w:t>2</w:t>
      </w:r>
      <w:r>
        <w:rPr>
          <w:szCs w:val="24"/>
          <w:lang w:val="vi-VN"/>
        </w:rPr>
        <w:t>O</w:t>
      </w:r>
    </w:p>
    <w:p>
      <w:pPr>
        <w:pStyle w:val="Normal"/>
        <w:ind w:left="720" w:right="0"/>
        <w:jc w:val="left"/>
        <w:rPr/>
      </w:pPr>
      <w:r>
        <w:rPr>
          <w:szCs w:val="24"/>
          <w:lang w:val="vi-VN"/>
        </w:rPr>
        <w:t>Theo bài:</w:t>
      </w:r>
      <w:r>
        <w:rPr/>
        <w:object w:dxaOrig="2960" w:dyaOrig="1640">
          <v:shapetype id="_x0000_tole_rId564" coordsize="21600,21600" o:spt="ole_rId5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4" type="_x0000_tole_rId564" style="width:148pt;height:82pt" filled="f" o:ole="">
            <v:imagedata r:id="rId565" o:title=""/>
          </v:shape>
          <o:OLEObject Type="Embed" ProgID="" ShapeID="ole_rId564" DrawAspect="Content" ObjectID="_1499485614" r:id="rId564"/>
        </w:object>
      </w:r>
      <w:r>
        <w:rPr>
          <w:szCs w:val="24"/>
          <w:lang w:val="vi-VN"/>
        </w:rPr>
        <w:t xml:space="preserve"> </w:t>
      </w:r>
    </w:p>
    <w:p>
      <w:pPr>
        <w:pStyle w:val="Normal"/>
        <w:ind w:left="720" w:right="0"/>
        <w:jc w:val="left"/>
        <w:rPr/>
      </w:pPr>
      <w:r>
        <w:rPr>
          <w:szCs w:val="24"/>
          <w:lang w:val="vi-VN"/>
        </w:rPr>
        <w:t>Khối lượng phần một: 27</w:t>
      </w:r>
      <w:r>
        <w:rPr>
          <w:rFonts w:cs="Cambria Math" w:ascii="Cambria Math" w:hAnsi="Cambria Math"/>
          <w:szCs w:val="24"/>
          <w:lang w:val="vi-VN"/>
        </w:rPr>
        <w:t>×</w:t>
      </w:r>
      <w:r>
        <w:rPr>
          <w:szCs w:val="24"/>
          <w:lang w:val="vi-VN"/>
        </w:rPr>
        <w:object w:dxaOrig="420" w:dyaOrig="620">
          <v:shapetype id="_x0000_tole_rId566" coordsize="21600,21600" o:spt="ole_rId5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6" type="_x0000_tole_rId566" style="width:21pt;height:31pt" filled="f" o:ole="">
            <v:imagedata r:id="rId567" o:title=""/>
          </v:shape>
          <o:OLEObject Type="Embed" ProgID="" ShapeID="ole_rId566" DrawAspect="Content" ObjectID="_841395445" r:id="rId566"/>
        </w:object>
      </w:r>
      <w:r>
        <w:rPr>
          <w:szCs w:val="24"/>
          <w:lang w:val="vi-VN"/>
        </w:rPr>
        <w:t>+ 102</w:t>
      </w:r>
      <w:r>
        <w:rPr>
          <w:rFonts w:cs="Cambria Math" w:ascii="Cambria Math" w:hAnsi="Cambria Math"/>
          <w:szCs w:val="24"/>
          <w:lang w:val="vi-VN"/>
        </w:rPr>
        <w:t>×</w:t>
      </w:r>
      <w:r>
        <w:rPr>
          <w:szCs w:val="24"/>
          <w:lang w:val="vi-VN"/>
        </w:rPr>
        <w:t xml:space="preserve"> 0,1 + 11,2 = 25,0 (gam).</w:t>
      </w:r>
    </w:p>
    <w:p>
      <w:pPr>
        <w:pStyle w:val="Normal"/>
        <w:ind w:left="720" w:right="0"/>
        <w:jc w:val="left"/>
        <w:rPr/>
      </w:pPr>
      <w:r>
        <w:rPr>
          <w:szCs w:val="24"/>
          <w:lang w:val="vi-VN"/>
        </w:rPr>
        <w:t xml:space="preserve">Vậy, khối lượng phần hai =30 </w:t>
      </w:r>
      <w:r>
        <w:rPr>
          <w:rFonts w:cs="Cambria Math" w:ascii="Cambria Math" w:hAnsi="Cambria Math"/>
          <w:szCs w:val="24"/>
          <w:lang w:val="vi-VN"/>
        </w:rPr>
        <w:t>–</w:t>
      </w:r>
      <w:r>
        <w:rPr>
          <w:szCs w:val="24"/>
          <w:lang w:val="vi-VN"/>
        </w:rPr>
        <w:t xml:space="preserve"> 25 = 5 (gam) → Phần hai bằng </w:t>
      </w:r>
      <w:r>
        <w:rPr/>
        <w:object w:dxaOrig="220" w:dyaOrig="620">
          <v:shapetype id="_x0000_tole_rId568" coordsize="21600,21600" o:spt="ole_rId5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8" type="_x0000_tole_rId568" style="width:11pt;height:31pt" filled="f" o:ole="">
            <v:imagedata r:id="rId569" o:title=""/>
          </v:shape>
          <o:OLEObject Type="Embed" ProgID="" ShapeID="ole_rId568" DrawAspect="Content" ObjectID="_844138962" r:id="rId568"/>
        </w:object>
      </w:r>
      <w:r>
        <w:rPr>
          <w:szCs w:val="24"/>
          <w:lang w:val="vi-VN"/>
        </w:rPr>
        <w:t xml:space="preserve"> phần một.</w:t>
      </w:r>
    </w:p>
    <w:p>
      <w:pPr>
        <w:pStyle w:val="Normal"/>
        <w:ind w:left="720" w:right="0"/>
        <w:jc w:val="left"/>
        <w:rPr>
          <w:szCs w:val="24"/>
          <w:lang w:val="vi-VN"/>
        </w:rPr>
      </w:pPr>
      <w:r>
        <w:rPr>
          <w:szCs w:val="24"/>
          <w:lang w:val="vi-VN"/>
        </w:rPr>
        <w:t>+  Phần hai tác dụng với dung dịch HCl (các chất đều phản ứng):</w:t>
      </w:r>
    </w:p>
    <w:p>
      <w:pPr>
        <w:pStyle w:val="Normal"/>
        <w:ind w:left="720" w:right="0"/>
        <w:jc w:val="left"/>
        <w:rPr>
          <w:szCs w:val="24"/>
          <w:lang w:val="vi-VN"/>
        </w:rPr>
      </w:pPr>
      <w:r>
        <w:rPr>
          <w:szCs w:val="24"/>
          <w:lang w:val="vi-VN"/>
        </w:rPr>
        <w:t xml:space="preserve">Al +  HCl  </w:t>
      </w:r>
      <w:r>
        <w:rPr>
          <w:szCs w:val="24"/>
          <w:lang w:val="vi-VN"/>
        </w:rPr>
        <w:object w:dxaOrig="620" w:dyaOrig="320">
          <v:shapetype id="_x0000_tole_rId570" coordsize="21600,21600" o:spt="ole_rId5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0" type="_x0000_tole_rId570" style="width:31pt;height:16pt" filled="f" o:ole="">
            <v:imagedata r:id="rId571" o:title=""/>
          </v:shape>
          <o:OLEObject Type="Embed" ProgID="" ShapeID="ole_rId570" DrawAspect="Content" ObjectID="_531446672" r:id="rId570"/>
        </w:object>
      </w:r>
      <w:r>
        <w:rPr>
          <w:szCs w:val="24"/>
          <w:lang w:val="vi-VN"/>
        </w:rPr>
        <w:t xml:space="preserve"> AlCl</w:t>
      </w:r>
      <w:r>
        <w:rPr>
          <w:szCs w:val="24"/>
          <w:vertAlign w:val="subscript"/>
          <w:lang w:val="vi-VN"/>
        </w:rPr>
        <w:t>3</w:t>
      </w:r>
      <w:r>
        <w:rPr>
          <w:szCs w:val="24"/>
          <w:lang w:val="vi-VN"/>
        </w:rPr>
        <w:t xml:space="preserve">  +  </w:t>
      </w:r>
      <w:r>
        <w:rPr>
          <w:szCs w:val="24"/>
          <w:lang w:val="vi-VN"/>
        </w:rPr>
        <w:object w:dxaOrig="240" w:dyaOrig="620">
          <v:shapetype id="_x0000_tole_rId572" coordsize="21600,21600" o:spt="ole_rId5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2" type="_x0000_tole_rId572" style="width:12pt;height:31pt" filled="f" o:ole="">
            <v:imagedata r:id="rId573" o:title=""/>
          </v:shape>
          <o:OLEObject Type="Embed" ProgID="" ShapeID="ole_rId572" DrawAspect="Content" ObjectID="_1519031593" r:id="rId572"/>
        </w:object>
      </w:r>
      <w:r>
        <w:rPr>
          <w:szCs w:val="24"/>
          <w:lang w:val="vi-VN"/>
        </w:rPr>
        <w:t>H</w:t>
      </w:r>
      <w:r>
        <w:rPr>
          <w:szCs w:val="24"/>
          <w:vertAlign w:val="subscript"/>
          <w:lang w:val="vi-VN"/>
        </w:rPr>
        <w:t>2</w:t>
        <w:tab/>
        <w:tab/>
      </w:r>
      <w:r>
        <w:rPr>
          <w:szCs w:val="24"/>
          <w:lang w:val="vi-VN"/>
        </w:rPr>
        <w:t xml:space="preserve">Fe + 2 HCl  </w:t>
      </w:r>
      <w:r>
        <w:rPr>
          <w:szCs w:val="24"/>
          <w:lang w:val="vi-VN"/>
        </w:rPr>
        <w:object w:dxaOrig="620" w:dyaOrig="320">
          <v:shapetype id="_x0000_tole_rId574" coordsize="21600,21600" o:spt="ole_rId5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4" type="_x0000_tole_rId574" style="width:31pt;height:16pt" filled="f" o:ole="">
            <v:imagedata r:id="rId575" o:title=""/>
          </v:shape>
          <o:OLEObject Type="Embed" ProgID="" ShapeID="ole_rId574" DrawAspect="Content" ObjectID="_1320601138" r:id="rId574"/>
        </w:object>
      </w:r>
      <w:r>
        <w:rPr>
          <w:szCs w:val="24"/>
          <w:lang w:val="vi-VN"/>
        </w:rPr>
        <w:t xml:space="preserve"> FeCl</w:t>
      </w:r>
      <w:r>
        <w:rPr>
          <w:szCs w:val="24"/>
          <w:vertAlign w:val="subscript"/>
          <w:lang w:val="vi-VN"/>
        </w:rPr>
        <w:t>2</w:t>
      </w:r>
      <w:r>
        <w:rPr>
          <w:szCs w:val="24"/>
          <w:lang w:val="vi-VN"/>
        </w:rPr>
        <w:t xml:space="preserve"> +  H</w:t>
      </w:r>
      <w:r>
        <w:rPr>
          <w:szCs w:val="24"/>
          <w:vertAlign w:val="subscript"/>
          <w:lang w:val="vi-VN"/>
        </w:rPr>
        <w:t>2</w:t>
      </w:r>
    </w:p>
    <w:p>
      <w:pPr>
        <w:pStyle w:val="Normal"/>
        <w:ind w:left="720" w:right="0"/>
        <w:jc w:val="left"/>
        <w:rPr/>
      </w:pPr>
      <w:r>
        <w:rPr>
          <w:szCs w:val="24"/>
          <w:lang w:val="vi-VN"/>
        </w:rPr>
        <w:object w:dxaOrig="2540" w:dyaOrig="620">
          <v:shapetype id="_x0000_tole_rId576" coordsize="21600,21600" o:spt="ole_rId5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6" type="_x0000_tole_rId576" style="width:127pt;height:31pt" filled="f" o:ole="">
            <v:imagedata r:id="rId577" o:title=""/>
          </v:shape>
          <o:OLEObject Type="Embed" ProgID="" ShapeID="ole_rId576" DrawAspect="Content" ObjectID="_2064592246" r:id="rId576"/>
        </w:object>
      </w:r>
      <w:r>
        <w:rPr>
          <w:rFonts w:eastAsia="Times New Roman"/>
          <w:szCs w:val="24"/>
          <w:lang w:val="vi-VN"/>
        </w:rPr>
        <w:t xml:space="preserve"> </w:t>
      </w:r>
      <w:r>
        <w:rPr>
          <w:szCs w:val="24"/>
          <w:lang w:val="vi-VN"/>
        </w:rPr>
        <w:t>0,04</w:t>
        <w:tab/>
        <w:tab/>
      </w:r>
      <w:r>
        <w:rPr>
          <w:szCs w:val="24"/>
          <w:lang w:val="vi-VN"/>
        </w:rPr>
        <w:object w:dxaOrig="2520" w:dyaOrig="340">
          <v:shapetype id="_x0000_tole_rId578" coordsize="21600,21600" o:spt="ole_rId5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8" type="_x0000_tole_rId578" style="width:126pt;height:17pt" filled="f" o:ole="">
            <v:imagedata r:id="rId579" o:title=""/>
          </v:shape>
          <o:OLEObject Type="Embed" ProgID="" ShapeID="ole_rId578" DrawAspect="Content" ObjectID="_488575911" r:id="rId578"/>
        </w:object>
      </w:r>
      <w:r>
        <w:rPr>
          <w:szCs w:val="24"/>
          <w:lang w:val="vi-VN"/>
        </w:rPr>
        <w:t xml:space="preserve"> 0,04</w:t>
        <w:tab/>
      </w:r>
    </w:p>
    <w:p>
      <w:pPr>
        <w:pStyle w:val="Normal"/>
        <w:ind w:left="720" w:right="0"/>
        <w:jc w:val="left"/>
        <w:rPr/>
      </w:pPr>
      <w:r>
        <w:rPr>
          <w:szCs w:val="24"/>
          <w:lang w:val="vi-VN"/>
        </w:rPr>
        <w:t>Al</w:t>
      </w:r>
      <w:r>
        <w:rPr>
          <w:szCs w:val="24"/>
          <w:vertAlign w:val="subscript"/>
          <w:lang w:val="vi-VN"/>
        </w:rPr>
        <w:t>2</w:t>
      </w:r>
      <w:r>
        <w:rPr>
          <w:szCs w:val="24"/>
          <w:lang w:val="vi-VN"/>
        </w:rPr>
        <w:t>O</w:t>
      </w:r>
      <w:r>
        <w:rPr>
          <w:szCs w:val="24"/>
          <w:vertAlign w:val="subscript"/>
          <w:lang w:val="vi-VN"/>
        </w:rPr>
        <w:t xml:space="preserve">3 </w:t>
      </w:r>
      <w:r>
        <w:rPr>
          <w:szCs w:val="24"/>
          <w:lang w:val="vi-VN"/>
        </w:rPr>
        <w:t xml:space="preserve">+ 6HCl </w:t>
      </w:r>
      <w:r>
        <w:rPr>
          <w:szCs w:val="24"/>
          <w:lang w:val="vi-VN"/>
        </w:rPr>
        <w:object w:dxaOrig="620" w:dyaOrig="320">
          <v:shapetype id="_x0000_tole_rId580" coordsize="21600,21600" o:spt="ole_rId5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0" type="_x0000_tole_rId580" style="width:31pt;height:16pt" filled="f" o:ole="">
            <v:imagedata r:id="rId581" o:title=""/>
          </v:shape>
          <o:OLEObject Type="Embed" ProgID="" ShapeID="ole_rId580" DrawAspect="Content" ObjectID="_2072129040" r:id="rId580"/>
        </w:object>
      </w:r>
      <w:r>
        <w:rPr>
          <w:szCs w:val="24"/>
          <w:lang w:val="vi-VN"/>
        </w:rPr>
        <w:t xml:space="preserve"> 2AlCl</w:t>
      </w:r>
      <w:r>
        <w:rPr>
          <w:szCs w:val="24"/>
          <w:vertAlign w:val="subscript"/>
          <w:lang w:val="vi-VN"/>
        </w:rPr>
        <w:t>3</w:t>
      </w:r>
      <w:r>
        <w:rPr>
          <w:szCs w:val="24"/>
          <w:lang w:val="vi-VN"/>
        </w:rPr>
        <w:t xml:space="preserve">  +  3H</w:t>
      </w:r>
      <w:r>
        <w:rPr>
          <w:szCs w:val="24"/>
          <w:vertAlign w:val="subscript"/>
          <w:lang w:val="vi-VN"/>
        </w:rPr>
        <w:t>2</w:t>
      </w:r>
      <w:r>
        <w:rPr>
          <w:szCs w:val="24"/>
          <w:lang w:val="vi-VN"/>
        </w:rPr>
        <w:t>O</w:t>
      </w:r>
    </w:p>
    <w:p>
      <w:pPr>
        <w:pStyle w:val="Normal"/>
        <w:ind w:left="720" w:right="0"/>
        <w:jc w:val="left"/>
        <w:rPr>
          <w:szCs w:val="24"/>
          <w:lang w:val="vi-VN"/>
        </w:rPr>
      </w:pPr>
      <w:r>
        <w:rPr>
          <w:szCs w:val="24"/>
          <w:lang w:val="vi-VN"/>
        </w:rPr>
        <w:t>→</w:t>
      </w:r>
      <w:r>
        <w:rPr>
          <w:rFonts w:eastAsia="Times New Roman"/>
          <w:szCs w:val="24"/>
          <w:lang w:val="vi-VN"/>
        </w:rPr>
        <w:t xml:space="preserve"> </w:t>
      </w:r>
      <w:r>
        <w:rPr>
          <w:szCs w:val="24"/>
          <w:lang w:val="vi-VN"/>
        </w:rPr>
        <w:t>V = 0,08.22,4 = 1,792 lít</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b/>
                <w:lang w:val="vi-VN"/>
              </w:rPr>
            </w:pPr>
            <w:r>
              <w:rPr>
                <w:b/>
                <w:lang w:val="vi-VN"/>
              </w:rPr>
              <w:t xml:space="preserve">(1)      </w:t>
            </w:r>
            <w:r>
              <w:rPr>
                <w:lang w:val="vi-VN"/>
              </w:rPr>
              <w:t xml:space="preserve">Gọi số mol cho các chất ngay từ trước phản ứng nhiệt nhôm: </w:t>
            </w:r>
            <w:r>
              <w:rPr>
                <w:b/>
                <w:lang w:val="vi-VN"/>
              </w:rPr>
              <w:t xml:space="preserve"> phức tạp trong cách chia số mol mỗi phần.</w:t>
            </w:r>
          </w:p>
          <w:p>
            <w:pPr>
              <w:pStyle w:val="Normal"/>
              <w:jc w:val="left"/>
              <w:rPr>
                <w:b/>
                <w:lang w:val="vi-VN"/>
              </w:rPr>
            </w:pPr>
            <w:r>
              <w:rPr>
                <w:b/>
                <w:lang w:val="vi-VN"/>
              </w:rPr>
              <w:t xml:space="preserve">(2)     </w:t>
            </w:r>
            <w:r>
              <w:rPr>
                <w:lang w:val="vi-VN"/>
              </w:rPr>
              <w:t>Bỏ qua tỉ lệ mol giữa Fe và Al</w:t>
            </w:r>
            <w:r>
              <w:rPr>
                <w:vertAlign w:val="subscript"/>
                <w:lang w:val="vi-VN"/>
              </w:rPr>
              <w:t>2</w:t>
            </w:r>
            <w:r>
              <w:rPr>
                <w:lang w:val="vi-VN"/>
              </w:rPr>
              <w:t>O</w:t>
            </w:r>
            <w:r>
              <w:rPr>
                <w:vertAlign w:val="subscript"/>
                <w:lang w:val="vi-VN"/>
              </w:rPr>
              <w:t>3</w:t>
            </w:r>
            <w:r>
              <w:rPr>
                <w:lang w:val="vi-VN"/>
              </w:rPr>
              <w:t xml:space="preserve">: gọi hai số mol độc lập, </w:t>
            </w:r>
            <w:r>
              <w:rPr>
                <w:b/>
                <w:lang w:val="vi-VN"/>
              </w:rPr>
              <w:t>thiếu dữ kiện giải.</w:t>
            </w:r>
            <w:r>
              <w:rPr>
                <w:lang w:val="vi-VN"/>
              </w:rPr>
              <w:t xml:space="preserve">        </w:t>
            </w:r>
          </w:p>
          <w:p>
            <w:pPr>
              <w:pStyle w:val="Normal"/>
              <w:jc w:val="left"/>
              <w:rPr>
                <w:lang w:val="vi-VN"/>
              </w:rPr>
            </w:pPr>
            <w:r>
              <w:rPr>
                <w:b/>
                <w:szCs w:val="24"/>
                <w:lang w:val="vi-VN"/>
              </w:rPr>
              <w:t>(3)</w:t>
            </w:r>
            <w:r>
              <w:rPr>
                <w:szCs w:val="24"/>
                <w:lang w:val="vi-VN"/>
              </w:rPr>
              <w:t xml:space="preserve">     </w:t>
            </w:r>
            <w:r>
              <w:rPr>
                <w:b/>
                <w:lang w:val="vi-VN"/>
              </w:rPr>
              <w:t xml:space="preserve">Không nhận ra phản ứng hoàn toàn </w:t>
            </w:r>
            <w:r>
              <w:rPr>
                <w:lang w:val="vi-VN"/>
              </w:rPr>
              <w:t>và Al còn dư thì Fe</w:t>
            </w:r>
            <w:r>
              <w:rPr>
                <w:vertAlign w:val="subscript"/>
                <w:lang w:val="vi-VN"/>
              </w:rPr>
              <w:t>2</w:t>
            </w:r>
            <w:r>
              <w:rPr>
                <w:lang w:val="vi-VN"/>
              </w:rPr>
              <w:t>O</w:t>
            </w:r>
            <w:r>
              <w:rPr>
                <w:vertAlign w:val="subscript"/>
                <w:lang w:val="vi-VN"/>
              </w:rPr>
              <w:t>3</w:t>
            </w:r>
            <w:r>
              <w:rPr>
                <w:lang w:val="vi-VN"/>
              </w:rPr>
              <w:t xml:space="preserve"> hết.</w:t>
            </w:r>
          </w:p>
          <w:p>
            <w:pPr>
              <w:pStyle w:val="Normal"/>
              <w:jc w:val="left"/>
              <w:rPr/>
            </w:pPr>
            <w:r>
              <w:rPr>
                <w:b/>
                <w:szCs w:val="24"/>
                <w:lang w:val="vi-VN"/>
              </w:rPr>
              <w:t xml:space="preserve">(4)     Không áp dụng bảo toàn khối lượng </w:t>
            </w:r>
            <w:r>
              <w:rPr>
                <w:szCs w:val="24"/>
                <w:lang w:val="vi-VN"/>
              </w:rPr>
              <w:t xml:space="preserve"> để xác định khối lượng phần hai, qua đó tìm </w:t>
            </w:r>
          </w:p>
          <w:p>
            <w:pPr>
              <w:pStyle w:val="Normal"/>
              <w:jc w:val="left"/>
              <w:rPr>
                <w:szCs w:val="24"/>
                <w:lang w:val="vi-VN"/>
              </w:rPr>
            </w:pPr>
            <w:r>
              <w:rPr>
                <w:rFonts w:eastAsia="Times New Roman"/>
                <w:szCs w:val="24"/>
                <w:lang w:val="vi-VN"/>
              </w:rPr>
              <w:t xml:space="preserve">         </w:t>
            </w:r>
            <w:r>
              <w:rPr>
                <w:szCs w:val="24"/>
                <w:lang w:val="vi-VN"/>
              </w:rPr>
              <w:t>Được số mol mỗi chất ở phần hai.</w:t>
            </w:r>
          </w:p>
          <w:p>
            <w:pPr>
              <w:pStyle w:val="Normal"/>
              <w:jc w:val="left"/>
              <w:rPr>
                <w:b/>
                <w:szCs w:val="24"/>
                <w:lang w:val="vi-VN"/>
              </w:rPr>
            </w:pPr>
            <w:r>
              <w:rPr>
                <w:b/>
                <w:szCs w:val="24"/>
                <w:lang w:val="vi-VN"/>
              </w:rPr>
              <w:t>(5)     Gán số mol phần một cũng là số mol phần hai:</w:t>
            </w:r>
          </w:p>
          <w:p>
            <w:pPr>
              <w:pStyle w:val="Normal"/>
              <w:jc w:val="left"/>
              <w:rPr>
                <w:lang w:val="vi-VN"/>
              </w:rPr>
            </w:pPr>
            <w:r>
              <w:rPr>
                <w:rFonts w:eastAsia="Times New Roman"/>
                <w:b/>
                <w:szCs w:val="24"/>
                <w:lang w:val="vi-VN"/>
              </w:rPr>
              <w:t xml:space="preserve">                 </w:t>
            </w:r>
            <w:r>
              <w:rPr>
                <w:szCs w:val="24"/>
                <w:lang w:val="vi-VN"/>
              </w:rPr>
              <w:t xml:space="preserve">V = 4,48 + 0,2 </w:t>
            </w:r>
            <w:r>
              <w:rPr>
                <w:rFonts w:cs="Cambria Math" w:ascii="Cambria Math" w:hAnsi="Cambria Math"/>
                <w:szCs w:val="24"/>
                <w:lang w:val="vi-VN"/>
              </w:rPr>
              <w:t>×</w:t>
            </w:r>
            <w:r>
              <w:rPr>
                <w:szCs w:val="24"/>
                <w:lang w:val="vi-VN"/>
              </w:rPr>
              <w:t xml:space="preserve"> 22,4 = 8,96 (L) </w:t>
            </w:r>
            <w:r>
              <w:rPr>
                <w:b/>
                <w:szCs w:val="24"/>
                <w:lang w:val="vi-VN"/>
              </w:rPr>
              <w:t xml:space="preserve">     </w:t>
            </w:r>
            <w:r>
              <w:rPr>
                <w:szCs w:val="24"/>
                <w:lang w:val="vi-VN"/>
              </w:rPr>
              <w:t xml:space="preserve">   </w:t>
            </w:r>
            <w:r>
              <w:rPr>
                <w:b/>
                <w:lang w:val="vi-VN"/>
              </w:rPr>
              <w:t>→ Chọn D.</w:t>
            </w:r>
          </w:p>
        </w:tc>
      </w:tr>
    </w:tbl>
    <w:p>
      <w:pPr>
        <w:pStyle w:val="Normal"/>
        <w:jc w:val="left"/>
        <w:rPr/>
      </w:pPr>
      <w:r>
        <w:rPr>
          <w:b/>
          <w:color w:val="FF0000"/>
          <w:szCs w:val="24"/>
          <w:lang w:val="vi-VN"/>
        </w:rPr>
        <w:t>Câu 16:</w:t>
      </w:r>
      <w:r>
        <w:rPr>
          <w:szCs w:val="24"/>
          <w:lang w:val="vi-VN"/>
        </w:rPr>
        <w:t xml:space="preserve"> </w:t>
      </w:r>
      <w:r>
        <w:rPr>
          <w:b/>
          <w:color w:val="0000FF"/>
          <w:szCs w:val="24"/>
          <w:lang w:val="vi-VN"/>
        </w:rPr>
        <w:t>Đáp án D</w:t>
      </w:r>
    </w:p>
    <w:p>
      <w:pPr>
        <w:pStyle w:val="Normal"/>
        <w:jc w:val="left"/>
        <w:rPr>
          <w:b/>
          <w:szCs w:val="24"/>
          <w:lang w:val="vi-VN"/>
        </w:rPr>
      </w:pPr>
      <w:r>
        <w:rPr>
          <w:b/>
          <w:color w:val="0000FF"/>
          <w:szCs w:val="24"/>
          <w:lang w:val="vi-VN"/>
        </w:rPr>
        <w:tab/>
      </w:r>
      <w:r>
        <w:rPr>
          <w:b/>
          <w:szCs w:val="24"/>
          <w:lang w:val="vi-VN"/>
        </w:rPr>
        <w:t>Cách 1:</w:t>
      </w:r>
    </w:p>
    <w:p>
      <w:pPr>
        <w:pStyle w:val="Normal"/>
        <w:jc w:val="left"/>
        <w:rPr/>
      </w:pPr>
      <w:r>
        <w:rPr>
          <w:b/>
          <w:szCs w:val="24"/>
          <w:lang w:val="vi-VN"/>
        </w:rPr>
        <w:tab/>
      </w:r>
      <w:r>
        <w:rPr/>
        <w:object w:dxaOrig="3300" w:dyaOrig="460">
          <v:shapetype id="_x0000_tole_rId582" coordsize="21600,21600" o:spt="ole_rId5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2" type="_x0000_tole_rId582" style="width:165pt;height:23pt" filled="f" o:ole="">
            <v:imagedata r:id="rId583" o:title=""/>
          </v:shape>
          <o:OLEObject Type="Embed" ProgID="" ShapeID="ole_rId582" DrawAspect="Content" ObjectID="_565383142" r:id="rId582"/>
        </w:object>
      </w:r>
      <w:r>
        <w:rPr>
          <w:b/>
          <w:szCs w:val="24"/>
          <w:lang w:val="vi-VN"/>
        </w:rPr>
        <w:t xml:space="preserve"> </w:t>
      </w:r>
    </w:p>
    <w:p>
      <w:pPr>
        <w:pStyle w:val="Normal"/>
        <w:jc w:val="left"/>
        <w:rPr/>
      </w:pPr>
      <w:r>
        <w:rPr>
          <w:b/>
          <w:szCs w:val="24"/>
          <w:lang w:val="vi-VN"/>
        </w:rPr>
        <w:tab/>
      </w:r>
      <w:r>
        <w:rPr>
          <w:szCs w:val="24"/>
        </w:rPr>
        <w:t>Quá trình 1:</w:t>
      </w:r>
    </w:p>
    <w:p>
      <w:pPr>
        <w:pStyle w:val="Normal"/>
        <w:jc w:val="left"/>
        <w:rPr/>
      </w:pPr>
      <w:r>
        <w:rPr>
          <w:b/>
          <w:szCs w:val="24"/>
          <w:lang w:val="vi-VN"/>
        </w:rPr>
        <w:tab/>
      </w:r>
      <w:r>
        <w:rPr/>
        <w:object w:dxaOrig="6300" w:dyaOrig="440">
          <v:shapetype id="_x0000_tole_rId584" coordsize="21600,21600" o:spt="ole_rId5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4" type="_x0000_tole_rId584" style="width:315pt;height:22pt" filled="f" o:ole="">
            <v:imagedata r:id="rId585" o:title=""/>
          </v:shape>
          <o:OLEObject Type="Embed" ProgID="" ShapeID="ole_rId584" DrawAspect="Content" ObjectID="_1541516931" r:id="rId584"/>
        </w:object>
      </w:r>
      <w:r>
        <w:rPr>
          <w:b/>
          <w:szCs w:val="24"/>
          <w:lang w:val="vi-VN"/>
        </w:rPr>
        <w:t xml:space="preserve"> </w:t>
      </w:r>
    </w:p>
    <w:p>
      <w:pPr>
        <w:pStyle w:val="Normal"/>
        <w:jc w:val="left"/>
        <w:rPr>
          <w:szCs w:val="24"/>
        </w:rPr>
      </w:pPr>
      <w:r>
        <w:rPr>
          <w:b/>
          <w:szCs w:val="24"/>
          <w:lang w:val="vi-VN"/>
        </w:rPr>
        <w:tab/>
      </w:r>
      <w:r>
        <w:rPr>
          <w:szCs w:val="24"/>
        </w:rPr>
        <w:t>Quá trình 2:</w:t>
      </w:r>
    </w:p>
    <w:p>
      <w:pPr>
        <w:pStyle w:val="Normal"/>
        <w:jc w:val="left"/>
        <w:rPr>
          <w:b/>
          <w:szCs w:val="24"/>
          <w:lang w:val="vi-VN"/>
        </w:rPr>
      </w:pPr>
      <w:r>
        <w:rPr>
          <w:szCs w:val="24"/>
        </w:rPr>
        <w:tab/>
      </w:r>
      <w:r>
        <w:rPr/>
        <w:object w:dxaOrig="6500" w:dyaOrig="840">
          <v:shapetype id="_x0000_tole_rId586" coordsize="21600,21600" o:spt="ole_rId5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6" type="_x0000_tole_rId586" style="width:325pt;height:42pt" filled="f" o:ole="">
            <v:imagedata r:id="rId587" o:title=""/>
          </v:shape>
          <o:OLEObject Type="Embed" ProgID="" ShapeID="ole_rId586" DrawAspect="Content" ObjectID="_1074054976" r:id="rId586"/>
        </w:object>
      </w:r>
    </w:p>
    <w:p>
      <w:pPr>
        <w:pStyle w:val="Normal"/>
        <w:jc w:val="left"/>
        <w:rPr/>
      </w:pPr>
      <w:r>
        <w:rPr>
          <w:b/>
          <w:szCs w:val="24"/>
          <w:lang w:val="vi-VN"/>
        </w:rPr>
        <w:tab/>
      </w:r>
      <w:r>
        <w:rPr>
          <w:szCs w:val="24"/>
          <w:lang w:val="vi-VN"/>
        </w:rPr>
        <w:t>Áp dụng bảo toàn e ta có:</w:t>
      </w:r>
    </w:p>
    <w:p>
      <w:pPr>
        <w:pStyle w:val="Normal"/>
        <w:ind w:firstLine="720" w:right="0"/>
        <w:jc w:val="left"/>
        <w:rPr/>
      </w:pPr>
      <w:r>
        <w:rPr/>
        <w:object w:dxaOrig="6060" w:dyaOrig="960">
          <v:shapetype id="_x0000_tole_rId588" coordsize="21600,21600" o:spt="ole_rId5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8" type="_x0000_tole_rId588" style="width:303pt;height:48pt" filled="f" o:ole="">
            <v:imagedata r:id="rId589" o:title=""/>
          </v:shape>
          <o:OLEObject Type="Embed" ProgID="" ShapeID="ole_rId588" DrawAspect="Content" ObjectID="_1263129214" r:id="rId588"/>
        </w:object>
      </w:r>
      <w:r>
        <w:rPr>
          <w:rFonts w:eastAsia="Times New Roman"/>
          <w:szCs w:val="24"/>
          <w:lang w:val="vi-VN"/>
        </w:rPr>
        <w:t xml:space="preserve"> </w:t>
      </w:r>
    </w:p>
    <w:p>
      <w:pPr>
        <w:pStyle w:val="Normal"/>
        <w:ind w:firstLine="720" w:right="0"/>
        <w:rPr>
          <w:szCs w:val="24"/>
          <w:lang w:val="vi-VN"/>
        </w:rPr>
      </w:pPr>
      <w:r>
        <w:rPr/>
        <w:object w:dxaOrig="3800" w:dyaOrig="620">
          <v:shapetype id="_x0000_tole_rId590" coordsize="21600,21600" o:spt="ole_rId5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0" type="_x0000_tole_rId590" style="width:190pt;height:31pt" filled="f" o:ole="">
            <v:imagedata r:id="rId591" o:title=""/>
          </v:shape>
          <o:OLEObject Type="Embed" ProgID="" ShapeID="ole_rId590" DrawAspect="Content" ObjectID="_1367923904" r:id="rId590"/>
        </w:object>
      </w:r>
    </w:p>
    <w:p>
      <w:pPr>
        <w:pStyle w:val="Normal"/>
        <w:ind w:firstLine="720" w:right="0"/>
        <w:rPr/>
      </w:pPr>
      <w:r>
        <w:rPr>
          <w:szCs w:val="24"/>
          <w:lang w:val="vi-VN"/>
        </w:rPr>
        <w:t xml:space="preserve">Ta thấy </w:t>
      </w:r>
      <w:r>
        <w:rPr/>
        <w:object w:dxaOrig="1780" w:dyaOrig="440">
          <v:shapetype id="_x0000_tole_rId592" coordsize="21600,21600" o:spt="ole_rId5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2" type="_x0000_tole_rId592" style="width:89pt;height:22pt" filled="f" o:ole="">
            <v:imagedata r:id="rId593" o:title=""/>
          </v:shape>
          <o:OLEObject Type="Embed" ProgID="" ShapeID="ole_rId592" DrawAspect="Content" ObjectID="_848066508" r:id="rId592"/>
        </w:object>
      </w:r>
      <w:r>
        <w:rPr>
          <w:szCs w:val="24"/>
          <w:lang w:val="vi-VN"/>
        </w:rPr>
        <w:t>dư.</w:t>
      </w:r>
    </w:p>
    <w:p>
      <w:pPr>
        <w:pStyle w:val="Normal"/>
        <w:ind w:firstLine="720" w:right="0"/>
        <w:rPr/>
      </w:pPr>
      <w:r>
        <w:rPr/>
        <w:object w:dxaOrig="2840" w:dyaOrig="620">
          <v:shapetype id="_x0000_tole_rId594" coordsize="21600,21600" o:spt="ole_rId5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4" type="_x0000_tole_rId594" style="width:142pt;height:31pt" filled="f" o:ole="">
            <v:imagedata r:id="rId595" o:title=""/>
          </v:shape>
          <o:OLEObject Type="Embed" ProgID="" ShapeID="ole_rId594" DrawAspect="Content" ObjectID="_1838969738" r:id="rId594"/>
        </w:object>
      </w:r>
      <w:r>
        <w:rPr>
          <w:rFonts w:eastAsia="Times New Roman"/>
          <w:szCs w:val="24"/>
          <w:lang w:val="vi-VN"/>
        </w:rPr>
        <w:t xml:space="preserve">  </w:t>
      </w:r>
    </w:p>
    <w:p>
      <w:pPr>
        <w:pStyle w:val="Normal"/>
        <w:ind w:firstLine="720" w:right="0"/>
        <w:rPr>
          <w:szCs w:val="24"/>
          <w:lang w:val="vi-VN"/>
        </w:rPr>
      </w:pPr>
      <w:r>
        <w:rPr>
          <w:szCs w:val="24"/>
          <w:lang w:val="vi-VN"/>
        </w:rPr>
        <w:t>Áp dụng định luật bảo toàn khối lượng ta có:</w:t>
      </w:r>
    </w:p>
    <w:p>
      <w:pPr>
        <w:pStyle w:val="Normal"/>
        <w:ind w:firstLine="720" w:right="0"/>
        <w:rPr>
          <w:szCs w:val="24"/>
          <w:lang w:val="vi-VN"/>
        </w:rPr>
      </w:pPr>
      <w:r>
        <w:rPr/>
        <w:object w:dxaOrig="6619" w:dyaOrig="999">
          <v:shapetype id="_x0000_tole_rId596" coordsize="21600,21600" o:spt="ole_rId5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6" type="_x0000_tole_rId596" style="width:330.95pt;height:49.95pt" filled="f" o:ole="">
            <v:imagedata r:id="rId597" o:title=""/>
          </v:shape>
          <o:OLEObject Type="Embed" ProgID="" ShapeID="ole_rId596" DrawAspect="Content" ObjectID="_1603360683" r:id="rId596"/>
        </w:object>
      </w:r>
    </w:p>
    <w:p>
      <w:pPr>
        <w:pStyle w:val="Normal"/>
        <w:ind w:firstLine="720" w:right="0"/>
        <w:rPr>
          <w:szCs w:val="24"/>
          <w:vertAlign w:val="subscript"/>
        </w:rPr>
      </w:pPr>
      <w:r>
        <w:rPr>
          <w:szCs w:val="24"/>
          <w:lang w:val="vi-VN"/>
        </w:rPr>
        <w:t>→</w:t>
      </w:r>
      <w:r>
        <w:rPr>
          <w:rFonts w:eastAsia="Times New Roman"/>
          <w:szCs w:val="24"/>
          <w:lang w:val="vi-VN"/>
        </w:rPr>
        <w:t xml:space="preserve"> </w:t>
      </w:r>
      <w:r>
        <w:rPr>
          <w:szCs w:val="24"/>
          <w:lang w:val="vi-VN"/>
        </w:rPr>
        <w:t>m + 0,08.1,70 = 7,76 + (10,53+0,04.189</w:t>
      </w:r>
      <w:r>
        <w:rPr>
          <w:rFonts w:cs="Cambria Math" w:ascii="Cambria Math" w:hAnsi="Cambria Math"/>
          <w:szCs w:val="24"/>
          <w:lang w:val="vi-VN"/>
        </w:rPr>
        <w:t>−</w:t>
      </w:r>
      <w:r>
        <w:rPr>
          <w:szCs w:val="24"/>
          <w:lang w:val="vi-VN"/>
        </w:rPr>
        <w:t>5,85) → m = 6,40 ga</w:t>
      </w:r>
      <w:r>
        <w:rPr>
          <w:szCs w:val="24"/>
        </w:rPr>
        <w:t>m</w:t>
      </w:r>
    </w:p>
    <w:p>
      <w:pPr>
        <w:pStyle w:val="Normal"/>
        <w:ind w:firstLine="720" w:right="0"/>
        <w:jc w:val="left"/>
        <w:rPr>
          <w:b/>
          <w:szCs w:val="24"/>
          <w:lang w:val="vi-VN"/>
        </w:rPr>
      </w:pPr>
      <w:r>
        <w:rPr>
          <w:b/>
          <w:szCs w:val="24"/>
          <w:lang w:val="vi-VN"/>
        </w:rPr>
        <w:t>Cách 2:</w:t>
      </w:r>
    </w:p>
    <w:p>
      <w:pPr>
        <w:pStyle w:val="Normal"/>
        <w:ind w:firstLine="720" w:right="0"/>
        <w:jc w:val="left"/>
        <w:rPr>
          <w:szCs w:val="24"/>
          <w:lang w:val="vi-VN"/>
        </w:rPr>
      </w:pPr>
      <w:r>
        <w:rPr>
          <w:b/>
          <w:szCs w:val="24"/>
          <w:lang w:val="vi-VN"/>
        </w:rPr>
        <w:object w:dxaOrig="8220" w:dyaOrig="4120">
          <v:shapetype id="_x0000_tole_rId598" coordsize="21600,21600" o:spt="ole_rId5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8" type="_x0000_tole_rId598" style="width:411pt;height:206pt" filled="f" o:ole="">
            <v:imagedata r:id="rId599" o:title=""/>
          </v:shape>
          <o:OLEObject Type="Embed" ProgID="" ShapeID="ole_rId598" DrawAspect="Content" ObjectID="_1342924286" r:id="rId598"/>
        </w:object>
      </w:r>
      <w:r>
        <w:rPr>
          <w:rFonts w:eastAsia="Times New Roman"/>
          <w:b/>
          <w:szCs w:val="24"/>
          <w:lang w:val="vi-V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Cho rằng:</w:t>
            </w:r>
          </w:p>
          <w:p>
            <w:pPr>
              <w:pStyle w:val="Normal"/>
              <w:jc w:val="left"/>
              <w:rPr>
                <w:b/>
                <w:lang w:val="vi-VN"/>
              </w:rPr>
            </w:pPr>
            <w:r>
              <w:rPr>
                <w:rFonts w:eastAsia="Times New Roman"/>
                <w:b/>
                <w:lang w:val="vi-VN"/>
              </w:rPr>
              <w:t xml:space="preserve">    </w:t>
            </w:r>
            <w:r>
              <w:rPr>
                <w:b/>
                <w:lang w:val="vi-VN"/>
              </w:rPr>
              <w:object w:dxaOrig="5460" w:dyaOrig="859">
                <v:shapetype id="_x0000_tole_rId600" coordsize="21600,21600" o:spt="ole_rId6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0" type="_x0000_tole_rId600" style="width:273pt;height:42.95pt" filled="f" o:ole="">
                  <v:imagedata r:id="rId601" o:title=""/>
                </v:shape>
                <o:OLEObject Type="Embed" ProgID="" ShapeID="ole_rId600" DrawAspect="Content" ObjectID="_1928045317" r:id="rId600"/>
              </w:object>
            </w:r>
            <w:r>
              <w:rPr>
                <w:rFonts w:eastAsia="Times New Roman"/>
                <w:b/>
                <w:lang w:val="vi-VN"/>
              </w:rPr>
              <w:t xml:space="preserve"> </w:t>
            </w:r>
          </w:p>
          <w:p>
            <w:pPr>
              <w:pStyle w:val="Normal"/>
              <w:jc w:val="left"/>
              <w:rPr/>
            </w:pPr>
            <w:r>
              <w:rPr>
                <w:rFonts w:eastAsia="Times New Roman"/>
                <w:b/>
                <w:lang w:val="vi-VN"/>
              </w:rPr>
              <w:t xml:space="preserve">     </w:t>
            </w:r>
            <w:r>
              <w:rPr>
                <w:b/>
                <w:lang w:val="vi-VN"/>
              </w:rPr>
              <w:t xml:space="preserve">(1)     </w:t>
            </w:r>
            <w:r>
              <w:rPr>
                <w:lang w:val="vi-VN"/>
              </w:rPr>
              <w:t xml:space="preserve">Dung dịch </w:t>
            </w:r>
            <w:r>
              <w:rPr>
                <w:b/>
                <w:lang w:val="vi-VN"/>
              </w:rPr>
              <w:t>Y</w:t>
            </w:r>
            <w:r>
              <w:rPr>
                <w:lang w:val="vi-VN"/>
              </w:rPr>
              <w:t xml:space="preserve"> gồm Ag</w:t>
            </w:r>
            <w:r>
              <w:rPr>
                <w:vertAlign w:val="superscript"/>
                <w:lang w:val="vi-VN"/>
              </w:rPr>
              <w:t>+</w:t>
            </w:r>
            <w:r>
              <w:rPr>
                <w:lang w:val="vi-VN"/>
              </w:rPr>
              <w:t xml:space="preserve"> và Cu</w:t>
            </w:r>
            <w:r>
              <w:rPr>
                <w:vertAlign w:val="superscript"/>
                <w:lang w:val="vi-VN"/>
              </w:rPr>
              <w:t>2+</w:t>
            </w:r>
            <w:r>
              <w:rPr>
                <w:lang w:val="vi-VN"/>
              </w:rPr>
              <w:t>; Chất rắn X là Ag:</w:t>
            </w:r>
          </w:p>
          <w:p>
            <w:pPr>
              <w:pStyle w:val="Normal"/>
              <w:jc w:val="left"/>
              <w:rPr/>
            </w:pPr>
            <w:r>
              <w:rPr>
                <w:rFonts w:eastAsia="Times New Roman"/>
                <w:lang w:val="vi-VN"/>
              </w:rPr>
              <w:t xml:space="preserve">               </w:t>
            </w:r>
            <w:r>
              <w:rPr/>
              <w:object w:dxaOrig="2320" w:dyaOrig="620">
                <v:shapetype id="_x0000_tole_rId602" coordsize="21600,21600" o:spt="ole_rId6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2" type="_x0000_tole_rId602" style="width:116pt;height:31pt" filled="f" o:ole="">
                  <v:imagedata r:id="rId603" o:title=""/>
                </v:shape>
                <o:OLEObject Type="Embed" ProgID="" ShapeID="ole_rId602" DrawAspect="Content" ObjectID="_791339915" r:id="rId602"/>
              </w:object>
            </w:r>
            <w:r>
              <w:rPr>
                <w:rFonts w:eastAsia="Times New Roman"/>
                <w:lang w:val="vi-VN"/>
              </w:rPr>
              <w:t xml:space="preserve"> </w:t>
            </w:r>
            <w:r>
              <w:rPr>
                <w:rFonts w:eastAsia="Times New Roman"/>
                <w:lang w:val="vi-VN"/>
              </w:rPr>
              <w:t xml:space="preserve">       </w:t>
            </w:r>
          </w:p>
          <w:p>
            <w:pPr>
              <w:pStyle w:val="Normal"/>
              <w:jc w:val="left"/>
              <w:rPr/>
            </w:pPr>
            <w:r>
              <w:rPr>
                <w:rFonts w:eastAsia="Times New Roman"/>
                <w:lang w:val="vi-VN"/>
              </w:rPr>
              <w:t xml:space="preserve">               </w:t>
            </w:r>
            <w:r>
              <w:rPr>
                <w:lang w:val="vi-VN"/>
              </w:rPr>
              <w:t>Khi đó: Cu + 2Ag</w:t>
            </w:r>
            <w:r>
              <w:rPr>
                <w:vertAlign w:val="superscript"/>
                <w:lang w:val="vi-VN"/>
              </w:rPr>
              <w:t xml:space="preserve">+ </w:t>
            </w:r>
            <w:r>
              <w:rPr>
                <w:lang w:val="vi-VN"/>
              </w:rPr>
              <w:t>→ Cu</w:t>
            </w:r>
            <w:r>
              <w:rPr>
                <w:vertAlign w:val="superscript"/>
                <w:lang w:val="vi-VN"/>
              </w:rPr>
              <w:t>2+</w:t>
            </w:r>
            <w:r>
              <w:rPr>
                <w:lang w:val="vi-VN"/>
              </w:rPr>
              <w:t>+ 2Ag</w:t>
            </w:r>
          </w:p>
          <w:p>
            <w:pPr>
              <w:pStyle w:val="Normal"/>
              <w:jc w:val="left"/>
              <w:rPr/>
            </w:pPr>
            <w:r>
              <w:rPr>
                <w:rFonts w:eastAsia="Times New Roman"/>
                <w:lang w:val="vi-VN"/>
              </w:rPr>
              <w:t xml:space="preserve">                                                                 </w:t>
            </w:r>
            <w:r>
              <w:rPr>
                <w:lang w:val="vi-VN"/>
              </w:rPr>
              <w:t>0,072 → thừa dữ liệu đè bài.</w:t>
            </w:r>
          </w:p>
          <w:p>
            <w:pPr>
              <w:pStyle w:val="Normal"/>
              <w:jc w:val="left"/>
              <w:rPr>
                <w:lang w:val="vi-VN"/>
              </w:rPr>
            </w:pPr>
            <w:r>
              <w:rPr>
                <w:rFonts w:eastAsia="Times New Roman"/>
                <w:lang w:val="vi-VN"/>
              </w:rPr>
              <w:t xml:space="preserve">               </w:t>
            </w:r>
            <w:r>
              <w:rPr>
                <w:lang w:val="vi-VN"/>
              </w:rPr>
              <w:t>Ta có:</w:t>
            </w:r>
          </w:p>
          <w:p>
            <w:pPr>
              <w:pStyle w:val="Normal"/>
              <w:jc w:val="left"/>
              <w:rPr/>
            </w:pPr>
            <w:r>
              <w:rPr>
                <w:rFonts w:eastAsia="Times New Roman"/>
                <w:lang w:val="vi-VN"/>
              </w:rPr>
              <w:t xml:space="preserve">                </w:t>
            </w:r>
            <w:r>
              <w:rPr/>
              <w:object w:dxaOrig="5080" w:dyaOrig="1480">
                <v:shapetype id="_x0000_tole_rId604" coordsize="21600,21600" o:spt="ole_rId6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4" type="_x0000_tole_rId604" style="width:254pt;height:74pt" filled="f" o:ole="">
                  <v:imagedata r:id="rId605" o:title=""/>
                </v:shape>
                <o:OLEObject Type="Embed" ProgID="" ShapeID="ole_rId604" DrawAspect="Content" ObjectID="_1345698831" r:id="rId604"/>
              </w:object>
            </w:r>
            <w:r>
              <w:rPr>
                <w:rFonts w:eastAsia="Times New Roman"/>
                <w:lang w:val="vi-VN"/>
              </w:rPr>
              <w:t xml:space="preserve"> </w:t>
            </w:r>
          </w:p>
          <w:p>
            <w:pPr>
              <w:pStyle w:val="Normal"/>
              <w:jc w:val="left"/>
              <w:rPr>
                <w:lang w:val="vi-VN"/>
              </w:rPr>
            </w:pPr>
            <w:r>
              <w:rPr>
                <w:rFonts w:eastAsia="Times New Roman"/>
                <w:lang w:val="vi-VN"/>
              </w:rPr>
              <w:t xml:space="preserve">                 </w:t>
            </w:r>
            <w:r>
              <w:rPr>
                <w:lang w:val="vi-VN"/>
              </w:rPr>
              <w:t>Áp dụng định luật bảo toàn electron: 0,09.2 = 2x + x→ x = 0,045 mol</w:t>
            </w:r>
          </w:p>
          <w:p>
            <w:pPr>
              <w:pStyle w:val="Normal"/>
              <w:rPr>
                <w:b/>
                <w:lang w:val="vi-VN"/>
              </w:rPr>
            </w:pPr>
            <w:r>
              <w:rPr>
                <w:rFonts w:eastAsia="Times New Roman"/>
                <w:lang w:val="vi-VN"/>
              </w:rPr>
              <w:t xml:space="preserve">                </w:t>
            </w:r>
            <w:r>
              <w:rPr>
                <w:lang w:val="vi-VN"/>
              </w:rPr>
              <w:t>→</w:t>
            </w:r>
            <w:r>
              <w:rPr>
                <w:rFonts w:eastAsia="Times New Roman"/>
                <w:lang w:val="vi-VN"/>
              </w:rPr>
              <w:t xml:space="preserve"> </w:t>
            </w:r>
            <w:r>
              <w:rPr>
                <w:lang w:val="vi-VN"/>
              </w:rPr>
              <w:t>m</w:t>
            </w:r>
            <w:r>
              <w:rPr>
                <w:vertAlign w:val="subscript"/>
                <w:lang w:val="vi-VN"/>
              </w:rPr>
              <w:t>Cu</w:t>
            </w:r>
            <w:r>
              <w:rPr>
                <w:lang w:val="vi-VN"/>
              </w:rPr>
              <w:t xml:space="preserve"> = 0,045.64 = 2,88 gam → </w:t>
            </w:r>
            <w:r>
              <w:rPr>
                <w:b/>
                <w:lang w:val="vi-VN"/>
              </w:rPr>
              <w:t>Chọn A.</w:t>
            </w:r>
          </w:p>
          <w:p>
            <w:pPr>
              <w:pStyle w:val="Normal"/>
              <w:jc w:val="left"/>
              <w:rPr>
                <w:lang w:val="vi-VN"/>
              </w:rPr>
            </w:pPr>
            <w:r>
              <w:rPr>
                <w:rFonts w:eastAsia="Times New Roman"/>
                <w:b/>
                <w:szCs w:val="24"/>
                <w:lang w:val="vi-VN"/>
              </w:rPr>
              <w:t xml:space="preserve">       </w:t>
            </w:r>
            <w:r>
              <w:rPr>
                <w:b/>
                <w:szCs w:val="24"/>
                <w:lang w:val="vi-VN"/>
              </w:rPr>
              <w:t>(2)</w:t>
            </w:r>
            <w:r>
              <w:rPr>
                <w:szCs w:val="24"/>
                <w:lang w:val="vi-VN"/>
              </w:rPr>
              <w:t xml:space="preserve">     </w:t>
            </w:r>
            <w:r>
              <w:rPr>
                <w:lang w:val="vi-VN"/>
              </w:rPr>
              <w:t>Dung dịch Y gồm Cu</w:t>
            </w:r>
            <w:r>
              <w:rPr>
                <w:vertAlign w:val="superscript"/>
                <w:lang w:val="vi-VN"/>
              </w:rPr>
              <w:t>2+</w:t>
            </w:r>
            <w:r>
              <w:rPr>
                <w:lang w:val="vi-VN"/>
              </w:rPr>
              <w:t xml:space="preserve">; Chất rắn </w:t>
            </w:r>
            <w:r>
              <w:rPr>
                <w:b/>
                <w:lang w:val="vi-VN"/>
              </w:rPr>
              <w:t>X là Ag và Cu dư.</w:t>
            </w:r>
          </w:p>
          <w:p>
            <w:pPr>
              <w:pStyle w:val="Normal"/>
              <w:jc w:val="left"/>
              <w:rPr>
                <w:lang w:val="vi-VN"/>
              </w:rPr>
            </w:pPr>
            <w:r>
              <w:rPr>
                <w:rFonts w:eastAsia="Times New Roman"/>
                <w:lang w:val="vi-VN"/>
              </w:rPr>
              <w:t xml:space="preserve">                </w:t>
            </w:r>
            <w:r>
              <w:rPr>
                <w:lang w:val="vi-VN"/>
              </w:rPr>
              <w:t>Khi đó:</w:t>
            </w:r>
          </w:p>
          <w:p>
            <w:pPr>
              <w:pStyle w:val="Normal"/>
              <w:jc w:val="left"/>
              <w:rPr/>
            </w:pPr>
            <w:r>
              <w:rPr>
                <w:rFonts w:eastAsia="Times New Roman"/>
                <w:lang w:val="vi-VN"/>
              </w:rPr>
              <w:t xml:space="preserve">                 </w:t>
            </w:r>
            <w:r>
              <w:rPr>
                <w:lang w:val="vi-VN"/>
              </w:rPr>
              <w:t>Cu   +   2Ag</w:t>
            </w:r>
            <w:r>
              <w:rPr>
                <w:vertAlign w:val="superscript"/>
                <w:lang w:val="vi-VN"/>
              </w:rPr>
              <w:t xml:space="preserve">+     </w:t>
            </w:r>
            <w:r>
              <w:rPr>
                <w:lang w:val="vi-VN"/>
              </w:rPr>
              <w:t>→ Cu</w:t>
            </w:r>
            <w:r>
              <w:rPr>
                <w:vertAlign w:val="superscript"/>
                <w:lang w:val="vi-VN"/>
              </w:rPr>
              <w:t xml:space="preserve">2+   </w:t>
            </w:r>
            <w:r>
              <w:rPr>
                <w:lang w:val="vi-VN"/>
              </w:rPr>
              <w:t>+  2Ag</w:t>
            </w:r>
          </w:p>
          <w:p>
            <w:pPr>
              <w:pStyle w:val="Normal"/>
              <w:jc w:val="left"/>
              <w:rPr/>
            </w:pPr>
            <w:r>
              <w:rPr>
                <w:rFonts w:eastAsia="Times New Roman"/>
                <w:lang w:val="vi-VN"/>
              </w:rPr>
              <w:t xml:space="preserve">                </w:t>
            </w:r>
            <w:r>
              <w:rPr>
                <w:lang w:val="vi-VN"/>
              </w:rPr>
              <w:t>0,036                         ←     0,072 mol.</w:t>
            </w:r>
          </w:p>
          <w:p>
            <w:pPr>
              <w:pStyle w:val="Normal"/>
              <w:jc w:val="left"/>
              <w:rPr/>
            </w:pPr>
            <w:r>
              <w:rPr>
                <w:rFonts w:eastAsia="Times New Roman"/>
                <w:lang w:val="vi-VN"/>
              </w:rPr>
              <w:t xml:space="preserve">                </w:t>
            </w:r>
            <w:r>
              <w:rPr>
                <w:lang w:val="vi-VN"/>
              </w:rPr>
              <w:t>→</w:t>
            </w:r>
            <w:r>
              <w:rPr>
                <w:rFonts w:eastAsia="Times New Roman"/>
                <w:lang w:val="vi-VN"/>
              </w:rPr>
              <w:t xml:space="preserve"> </w:t>
            </w:r>
            <w:r>
              <w:rPr>
                <w:lang w:val="vi-VN"/>
              </w:rPr>
              <w:t>thừa dữ kiện đề bài.</w:t>
            </w:r>
          </w:p>
          <w:p>
            <w:pPr>
              <w:pStyle w:val="Normal"/>
              <w:jc w:val="left"/>
              <w:rPr/>
            </w:pPr>
            <w:r>
              <w:rPr>
                <w:rFonts w:eastAsia="Times New Roman"/>
                <w:lang w:val="vi-VN"/>
              </w:rPr>
              <w:t xml:space="preserve">                  </w:t>
            </w:r>
            <w:r>
              <w:rPr>
                <w:lang w:val="vi-VN"/>
              </w:rPr>
              <w:t>→</w:t>
            </w:r>
            <w:r>
              <w:rPr>
                <w:rFonts w:eastAsia="Times New Roman"/>
                <w:lang w:val="vi-VN"/>
              </w:rPr>
              <w:t xml:space="preserve"> </w:t>
            </w:r>
            <w:r>
              <w:rPr>
                <w:lang w:val="vi-VN"/>
              </w:rPr>
              <w:t xml:space="preserve">m = 0,036.64 = 2,30 gam → </w:t>
            </w:r>
            <w:r>
              <w:rPr>
                <w:b/>
                <w:lang w:val="vi-VN"/>
              </w:rPr>
              <w:t>Chọn B.</w:t>
            </w:r>
          </w:p>
          <w:p>
            <w:pPr>
              <w:pStyle w:val="Normal"/>
              <w:jc w:val="left"/>
              <w:rPr>
                <w:b/>
                <w:lang w:val="vi-VN"/>
              </w:rPr>
            </w:pPr>
            <w:r>
              <w:rPr>
                <w:b/>
                <w:lang w:val="vi-VN"/>
              </w:rPr>
              <w:t>Áp dụng sai định luật bảo toàn electron:</w:t>
            </w:r>
          </w:p>
          <w:p>
            <w:pPr>
              <w:pStyle w:val="Normal"/>
              <w:jc w:val="left"/>
              <w:rPr/>
            </w:pPr>
            <w:r>
              <w:rPr>
                <w:rFonts w:eastAsia="Times New Roman"/>
                <w:lang w:val="vi-VN"/>
              </w:rPr>
              <w:t xml:space="preserve">            </w:t>
            </w:r>
            <w:r>
              <w:rPr/>
              <w:object w:dxaOrig="3720" w:dyaOrig="1320">
                <v:shapetype id="_x0000_tole_rId606" coordsize="21600,21600" o:spt="ole_rId6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6" type="_x0000_tole_rId606" style="width:186pt;height:66pt" filled="f" o:ole="">
                  <v:imagedata r:id="rId607" o:title=""/>
                </v:shape>
                <o:OLEObject Type="Embed" ProgID="" ShapeID="ole_rId606" DrawAspect="Content" ObjectID="_1543353945" r:id="rId606"/>
              </w:object>
            </w:r>
            <w:r>
              <w:rPr>
                <w:rFonts w:eastAsia="Times New Roman"/>
                <w:szCs w:val="24"/>
                <w:lang w:val="vi-VN"/>
              </w:rPr>
              <w:t xml:space="preserve"> </w:t>
            </w:r>
          </w:p>
          <w:p>
            <w:pPr>
              <w:pStyle w:val="Normal"/>
              <w:ind w:firstLine="720" w:right="0"/>
              <w:jc w:val="left"/>
              <w:rPr>
                <w:szCs w:val="24"/>
                <w:lang w:val="vi-VN"/>
              </w:rPr>
            </w:pPr>
            <w:r>
              <w:rPr>
                <w:rFonts w:eastAsia="Times New Roman"/>
                <w:szCs w:val="24"/>
                <w:lang w:val="vi-VN"/>
              </w:rPr>
              <w:t xml:space="preserve"> </w:t>
            </w:r>
            <w:r>
              <w:rPr>
                <w:szCs w:val="24"/>
                <w:lang w:val="vi-VN"/>
              </w:rPr>
              <w:t xml:space="preserve">Ta thấy:  </w:t>
            </w:r>
            <w:r>
              <w:rPr>
                <w:szCs w:val="24"/>
                <w:lang w:val="vi-VN"/>
              </w:rPr>
              <w:object w:dxaOrig="4260" w:dyaOrig="460">
                <v:shapetype id="_x0000_tole_rId608" coordsize="21600,21600" o:spt="ole_rId6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8" type="_x0000_tole_rId608" style="width:213pt;height:23pt" filled="f" o:ole="">
                  <v:imagedata r:id="rId609" o:title=""/>
                </v:shape>
                <o:OLEObject Type="Embed" ProgID="" ShapeID="ole_rId608" DrawAspect="Content" ObjectID="_941313215" r:id="rId608"/>
              </w:object>
            </w:r>
          </w:p>
          <w:p>
            <w:pPr>
              <w:pStyle w:val="Normal"/>
              <w:ind w:firstLine="720" w:right="0"/>
              <w:jc w:val="left"/>
              <w:rPr>
                <w:szCs w:val="24"/>
                <w:lang w:val="vi-VN"/>
              </w:rPr>
            </w:pPr>
            <w:r>
              <w:rPr>
                <w:szCs w:val="24"/>
                <w:lang w:val="vi-VN"/>
              </w:rPr>
              <w:t>Áp dụng định luật bảo toàn khối lượng ta có:</w:t>
            </w:r>
          </w:p>
          <w:p>
            <w:pPr>
              <w:pStyle w:val="Normal"/>
              <w:ind w:firstLine="720" w:right="0"/>
              <w:jc w:val="left"/>
              <w:rPr>
                <w:szCs w:val="24"/>
                <w:lang w:val="vi-VN"/>
              </w:rPr>
            </w:pPr>
            <w:r>
              <w:rPr/>
              <w:object w:dxaOrig="7140" w:dyaOrig="999">
                <v:shapetype id="_x0000_tole_rId610" coordsize="21600,21600" o:spt="ole_rId6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0" type="_x0000_tole_rId610" style="width:357pt;height:49.95pt" filled="f" o:ole="">
                  <v:imagedata r:id="rId611" o:title=""/>
                </v:shape>
                <o:OLEObject Type="Embed" ProgID="" ShapeID="ole_rId610" DrawAspect="Content" ObjectID="_1245377204" r:id="rId610"/>
              </w:object>
            </w:r>
          </w:p>
          <w:p>
            <w:pPr>
              <w:pStyle w:val="Normal"/>
              <w:ind w:firstLine="720" w:right="0"/>
              <w:jc w:val="left"/>
              <w:rPr/>
            </w:pPr>
            <w:r>
              <w:rPr>
                <w:lang w:val="vi-VN"/>
              </w:rPr>
              <w:t>→</w:t>
            </w:r>
            <w:r>
              <w:rPr>
                <w:rFonts w:eastAsia="Times New Roman"/>
                <w:lang w:val="vi-VN"/>
              </w:rPr>
              <w:t xml:space="preserve"> </w:t>
            </w:r>
            <w:r>
              <w:rPr>
                <w:lang w:val="vi-VN"/>
              </w:rPr>
              <w:t>m = 0,08.170 = 7,76 + (10,53 + 0,08.189</w:t>
            </w:r>
            <w:r>
              <w:rPr>
                <w:rFonts w:cs="Cambria Math" w:ascii="Cambria Math" w:hAnsi="Cambria Math"/>
                <w:lang w:val="vi-VN"/>
              </w:rPr>
              <w:t>−</w:t>
            </w:r>
            <w:r>
              <w:rPr>
                <w:lang w:val="vi-VN"/>
              </w:rPr>
              <w:t>5,85) → m = 13,96 gam</w:t>
            </w:r>
          </w:p>
          <w:p>
            <w:pPr>
              <w:pStyle w:val="Normal"/>
              <w:ind w:firstLine="720" w:right="0"/>
              <w:jc w:val="left"/>
              <w:rPr>
                <w:b/>
                <w:szCs w:val="24"/>
                <w:lang w:val="vi-VN"/>
              </w:rPr>
            </w:pPr>
            <w:r>
              <w:rPr>
                <w:lang w:val="vi-VN"/>
              </w:rPr>
              <w:t>→</w:t>
            </w:r>
            <w:r>
              <w:rPr>
                <w:rFonts w:eastAsia="Times New Roman"/>
                <w:lang w:val="vi-VN"/>
              </w:rPr>
              <w:t xml:space="preserve"> </w:t>
            </w:r>
            <w:r>
              <w:rPr>
                <w:b/>
                <w:lang w:val="vi-VN"/>
              </w:rPr>
              <w:t>Chọn C.</w:t>
            </w:r>
          </w:p>
        </w:tc>
      </w:tr>
    </w:tbl>
    <w:p>
      <w:pPr>
        <w:pStyle w:val="Normal"/>
        <w:jc w:val="left"/>
        <w:rPr/>
      </w:pPr>
      <w:r>
        <w:rPr>
          <w:b/>
          <w:color w:val="FF0000"/>
          <w:szCs w:val="24"/>
          <w:lang w:val="vi-VN"/>
        </w:rPr>
        <w:t>Câu 17:</w:t>
      </w:r>
      <w:r>
        <w:rPr>
          <w:szCs w:val="24"/>
          <w:lang w:val="vi-VN"/>
        </w:rPr>
        <w:t xml:space="preserve"> </w:t>
      </w:r>
      <w:r>
        <w:rPr>
          <w:b/>
          <w:color w:val="0000FF"/>
          <w:szCs w:val="24"/>
          <w:lang w:val="vi-VN"/>
        </w:rPr>
        <w:t>Đáp án B</w:t>
      </w:r>
    </w:p>
    <w:p>
      <w:pPr>
        <w:pStyle w:val="Normal"/>
        <w:jc w:val="left"/>
        <w:rPr/>
      </w:pPr>
      <w:r>
        <w:rPr>
          <w:b/>
          <w:color w:val="0000FF"/>
          <w:szCs w:val="24"/>
          <w:lang w:val="vi-VN"/>
        </w:rPr>
        <w:tab/>
      </w:r>
      <w:r>
        <w:rPr/>
        <w:object w:dxaOrig="6000" w:dyaOrig="1680">
          <v:shapetype id="_x0000_tole_rId612" coordsize="21600,21600" o:spt="ole_rId6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2" type="_x0000_tole_rId612" style="width:300pt;height:84pt" filled="f" o:ole="">
            <v:imagedata r:id="rId613" o:title=""/>
          </v:shape>
          <o:OLEObject Type="Embed" ProgID="" ShapeID="ole_rId612" DrawAspect="Content" ObjectID="_1523286791" r:id="rId612"/>
        </w:object>
      </w:r>
      <w:r>
        <w:rPr>
          <w:b/>
          <w:color w:val="0000FF"/>
          <w:szCs w:val="24"/>
          <w:lang w:val="vi-VN"/>
        </w:rPr>
        <w:t xml:space="preserve"> </w:t>
      </w:r>
    </w:p>
    <w:p>
      <w:pPr>
        <w:pStyle w:val="Normal"/>
        <w:jc w:val="left"/>
        <w:rPr/>
      </w:pPr>
      <w:r>
        <w:rPr>
          <w:b/>
          <w:color w:val="0000FF"/>
          <w:szCs w:val="24"/>
          <w:lang w:val="vi-VN"/>
        </w:rPr>
        <w:tab/>
      </w:r>
      <w:r>
        <w:rPr>
          <w:b/>
          <w:szCs w:val="24"/>
          <w:lang w:val="vi-VN"/>
        </w:rPr>
        <w:t>Xác định số mol khí trong Y theo phương pháp đường chéo:</w:t>
      </w:r>
    </w:p>
    <w:p>
      <w:pPr>
        <w:pStyle w:val="Normal"/>
        <w:ind w:firstLine="720" w:right="0"/>
        <w:jc w:val="left"/>
        <w:rPr>
          <w:szCs w:val="24"/>
          <w:lang w:val="vi-VN"/>
        </w:rPr>
      </w:pPr>
      <w:r>
        <w:rPr/>
        <w:object w:dxaOrig="7580" w:dyaOrig="800">
          <v:shapetype id="_x0000_tole_rId614" coordsize="21600,21600" o:spt="ole_rId6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4" type="_x0000_tole_rId614" style="width:379pt;height:40pt" filled="f" o:ole="">
            <v:imagedata r:id="rId615" o:title=""/>
          </v:shape>
          <o:OLEObject Type="Embed" ProgID="" ShapeID="ole_rId614" DrawAspect="Content" ObjectID="_1350656023" r:id="rId614"/>
        </w:object>
      </w:r>
    </w:p>
    <w:p>
      <w:pPr>
        <w:pStyle w:val="Normal"/>
        <w:ind w:left="720" w:right="0"/>
        <w:jc w:val="left"/>
        <w:rPr>
          <w:szCs w:val="24"/>
          <w:lang w:val="vi-VN"/>
        </w:rPr>
      </w:pPr>
      <w:r>
        <w:rPr>
          <w:szCs w:val="24"/>
          <w:lang w:val="vi-VN"/>
        </w:rPr>
        <w:t>Các phản ứng đốt cháy cacbon:</w:t>
      </w:r>
    </w:p>
    <w:p>
      <w:pPr>
        <w:pStyle w:val="Normal"/>
        <w:ind w:left="720" w:right="0"/>
        <w:jc w:val="left"/>
        <w:rPr>
          <w:lang w:val="vi-VN"/>
        </w:rPr>
      </w:pPr>
      <w:r>
        <w:rPr/>
        <w:object w:dxaOrig="8059" w:dyaOrig="800">
          <v:shapetype id="_x0000_tole_rId616" coordsize="21600,21600" o:spt="ole_rId6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6" type="_x0000_tole_rId616" style="width:402.95pt;height:40pt" filled="f" o:ole="">
            <v:imagedata r:id="rId617" o:title=""/>
          </v:shape>
          <o:OLEObject Type="Embed" ProgID="" ShapeID="ole_rId616" DrawAspect="Content" ObjectID="_101444728" r:id="rId616"/>
        </w:object>
      </w:r>
    </w:p>
    <w:p>
      <w:pPr>
        <w:pStyle w:val="Normal"/>
        <w:ind w:left="720" w:right="0"/>
        <w:jc w:val="left"/>
        <w:rPr>
          <w:szCs w:val="24"/>
          <w:lang w:val="vi-VN"/>
        </w:rPr>
      </w:pPr>
      <w:r>
        <w:rPr/>
        <w:object w:dxaOrig="5100" w:dyaOrig="1440">
          <v:shapetype id="_x0000_tole_rId618" coordsize="21600,21600" o:spt="ole_rId6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8" type="_x0000_tole_rId618" style="width:255pt;height:72pt" filled="f" o:ole="">
            <v:imagedata r:id="rId619" o:title=""/>
          </v:shape>
          <o:OLEObject Type="Embed" ProgID="" ShapeID="ole_rId618" DrawAspect="Content" ObjectID="_1015142794" r:id="rId618"/>
        </w:objec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b/>
                <w:lang w:val="vi-VN"/>
              </w:rPr>
            </w:pPr>
            <w:r>
              <w:rPr>
                <w:b/>
                <w:lang w:val="vi-VN"/>
              </w:rPr>
              <w:t xml:space="preserve">(1)      </w:t>
            </w:r>
            <w:r>
              <w:rPr>
                <w:lang w:val="vi-VN"/>
              </w:rPr>
              <w:t xml:space="preserve">Không cân bằng phản ứng (1)  </w:t>
            </w:r>
            <w:r>
              <w:rPr/>
              <w:object w:dxaOrig="3600" w:dyaOrig="720">
                <v:shapetype id="_x0000_tole_rId620" coordsize="21600,21600" o:spt="ole_rId6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0" type="_x0000_tole_rId620" style="width:180pt;height:36pt" filled="f" o:ole="">
                  <v:imagedata r:id="rId621" o:title=""/>
                </v:shape>
                <o:OLEObject Type="Embed" ProgID="" ShapeID="ole_rId620" DrawAspect="Content" ObjectID="_1975745996" r:id="rId620"/>
              </w:object>
            </w:r>
          </w:p>
          <w:p>
            <w:pPr>
              <w:pStyle w:val="Normal"/>
              <w:jc w:val="left"/>
              <w:rPr>
                <w:b/>
                <w:lang w:val="vi-VN"/>
              </w:rPr>
            </w:pPr>
            <w:r>
              <w:rPr>
                <w:rFonts w:eastAsia="Times New Roman"/>
                <w:b/>
                <w:lang w:val="vi-VN"/>
              </w:rPr>
              <w:t xml:space="preserve">            </w:t>
            </w:r>
            <w:r>
              <w:rPr/>
              <w:object w:dxaOrig="3680" w:dyaOrig="660">
                <v:shapetype id="_x0000_tole_rId622" coordsize="21600,21600" o:spt="ole_rId6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2" type="_x0000_tole_rId622" style="width:184pt;height:33pt" filled="f" o:ole="">
                  <v:imagedata r:id="rId623" o:title=""/>
                </v:shape>
                <o:OLEObject Type="Embed" ProgID="" ShapeID="ole_rId622" DrawAspect="Content" ObjectID="_1846608448" r:id="rId622"/>
              </w:object>
            </w:r>
            <w:r>
              <w:rPr>
                <w:b/>
                <w:lang w:val="vi-VN"/>
              </w:rPr>
              <w:t>→</w:t>
            </w:r>
            <w:r>
              <w:rPr>
                <w:rFonts w:eastAsia="Times New Roman"/>
                <w:b/>
                <w:lang w:val="vi-VN"/>
              </w:rPr>
              <w:t xml:space="preserve"> </w:t>
            </w:r>
            <w:r>
              <w:rPr>
                <w:b/>
                <w:lang w:val="vi-VN"/>
              </w:rPr>
              <w:t>Chọn A.</w:t>
            </w:r>
          </w:p>
          <w:p>
            <w:pPr>
              <w:pStyle w:val="Normal"/>
              <w:jc w:val="left"/>
              <w:rPr>
                <w:b/>
                <w:lang w:val="vi-VN"/>
              </w:rPr>
            </w:pPr>
            <w:r>
              <w:rPr>
                <w:b/>
                <w:lang w:val="vi-VN"/>
              </w:rPr>
              <w:t xml:space="preserve">(2)      </w:t>
            </w:r>
            <w:r>
              <w:rPr>
                <w:lang w:val="vi-VN"/>
              </w:rPr>
              <w:t xml:space="preserve">Gán nhầm số mol </w:t>
            </w:r>
            <w:r>
              <w:rPr/>
              <w:object w:dxaOrig="3700" w:dyaOrig="660">
                <v:shapetype id="_x0000_tole_rId624" coordsize="21600,21600" o:spt="ole_rId6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4" type="_x0000_tole_rId624" style="width:185pt;height:33pt" filled="f" o:ole="">
                  <v:imagedata r:id="rId625" o:title=""/>
                </v:shape>
                <o:OLEObject Type="Embed" ProgID="" ShapeID="ole_rId624" DrawAspect="Content" ObjectID="_180826033" r:id="rId624"/>
              </w:object>
            </w:r>
            <w:r>
              <w:rPr>
                <w:b/>
                <w:lang w:val="vi-VN"/>
              </w:rPr>
              <w:t xml:space="preserve"> → Chọn D.</w:t>
            </w:r>
          </w:p>
          <w:p>
            <w:pPr>
              <w:pStyle w:val="Normal"/>
              <w:rPr>
                <w:lang w:val="vi-VN"/>
              </w:rPr>
            </w:pPr>
            <w:r>
              <w:rPr>
                <w:b/>
                <w:lang w:val="vi-VN"/>
              </w:rPr>
              <w:t xml:space="preserve">(3)       </w:t>
            </w:r>
            <w:r>
              <w:rPr>
                <w:lang w:val="vi-VN"/>
              </w:rPr>
              <w:t>Không đặt 3O</w:t>
            </w:r>
            <w:r>
              <w:rPr>
                <w:vertAlign w:val="subscript"/>
                <w:lang w:val="vi-VN"/>
              </w:rPr>
              <w:t>2</w:t>
            </w:r>
            <w:r>
              <w:rPr>
                <w:lang w:val="vi-VN"/>
              </w:rPr>
              <w:t xml:space="preserve"> cho phản ứng (2)</w:t>
            </w:r>
          </w:p>
          <w:p>
            <w:pPr>
              <w:pStyle w:val="Normal"/>
              <w:jc w:val="left"/>
              <w:rPr>
                <w:b/>
              </w:rPr>
            </w:pPr>
            <w:r>
              <w:rPr>
                <w:rFonts w:eastAsia="Times New Roman"/>
                <w:b/>
                <w:lang w:val="vi-VN"/>
              </w:rPr>
              <w:t xml:space="preserve">                                                   </w:t>
            </w:r>
            <w:r>
              <w:rPr/>
              <w:object w:dxaOrig="2220" w:dyaOrig="720">
                <v:shapetype id="_x0000_tole_rId626" coordsize="21600,21600" o:spt="ole_rId6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6" type="_x0000_tole_rId626" style="width:111pt;height:36pt" filled="f" o:ole="">
                  <v:imagedata r:id="rId627" o:title=""/>
                </v:shape>
                <o:OLEObject Type="Embed" ProgID="" ShapeID="ole_rId626" DrawAspect="Content" ObjectID="_1220373076" r:id="rId626"/>
              </w:object>
            </w:r>
            <w:r>
              <w:rPr>
                <w:b/>
                <w:lang w:val="vi-VN"/>
              </w:rPr>
              <w:t>→</w:t>
            </w:r>
            <w:r>
              <w:rPr>
                <w:rFonts w:eastAsia="Times New Roman"/>
                <w:b/>
              </w:rPr>
              <w:t xml:space="preserve"> </w:t>
            </w:r>
            <w:r>
              <w:rPr>
                <w:b/>
              </w:rPr>
              <w:t>Vô nghiệm</w:t>
            </w:r>
          </w:p>
        </w:tc>
      </w:tr>
    </w:tbl>
    <w:p>
      <w:pPr>
        <w:pStyle w:val="Normal"/>
        <w:jc w:val="left"/>
        <w:rPr>
          <w:b/>
          <w:color w:val="0000FF"/>
          <w:szCs w:val="24"/>
          <w:lang w:val="vi-VN"/>
        </w:rPr>
      </w:pPr>
      <w:r>
        <w:rPr>
          <w:b/>
          <w:color w:val="FF0000"/>
          <w:szCs w:val="24"/>
          <w:lang w:val="vi-VN"/>
        </w:rPr>
        <w:t>Câu 18:</w:t>
      </w:r>
      <w:r>
        <w:rPr>
          <w:szCs w:val="24"/>
          <w:lang w:val="vi-VN"/>
        </w:rPr>
        <w:t xml:space="preserve"> </w:t>
      </w:r>
      <w:r>
        <w:rPr>
          <w:b/>
          <w:color w:val="0000FF"/>
          <w:szCs w:val="24"/>
          <w:lang w:val="vi-VN"/>
        </w:rPr>
        <w:t>Đáp án C</w:t>
      </w:r>
    </w:p>
    <w:p>
      <w:pPr>
        <w:pStyle w:val="Normal"/>
        <w:jc w:val="left"/>
        <w:rPr>
          <w:b/>
          <w:color w:val="0000FF"/>
          <w:szCs w:val="24"/>
          <w:lang w:val="vi-VN"/>
        </w:rPr>
      </w:pPr>
      <w:r>
        <w:rPr>
          <w:b/>
          <w:color w:val="0000FF"/>
          <w:szCs w:val="24"/>
          <w:lang w:val="vi-VN"/>
        </w:rPr>
        <w:tab/>
      </w:r>
      <w:r>
        <w:rPr/>
        <w:object w:dxaOrig="5820" w:dyaOrig="2079">
          <v:shapetype id="_x0000_tole_rId628" coordsize="21600,21600" o:spt="ole_rId6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8" type="_x0000_tole_rId628" style="width:291pt;height:103.95pt" filled="f" o:ole="">
            <v:imagedata r:id="rId629" o:title=""/>
          </v:shape>
          <o:OLEObject Type="Embed" ProgID="" ShapeID="ole_rId628" DrawAspect="Content" ObjectID="_1220079341" r:id="rId628"/>
        </w:object>
      </w:r>
    </w:p>
    <w:p>
      <w:pPr>
        <w:pStyle w:val="Normal"/>
        <w:jc w:val="left"/>
        <w:rPr>
          <w:szCs w:val="24"/>
          <w:lang w:val="vi-VN"/>
        </w:rPr>
      </w:pPr>
      <w:r>
        <w:rPr>
          <w:b/>
          <w:color w:val="0000FF"/>
          <w:szCs w:val="24"/>
          <w:lang w:val="vi-VN"/>
        </w:rPr>
        <w:tab/>
      </w:r>
      <w:r>
        <w:rPr>
          <w:szCs w:val="24"/>
          <w:lang w:val="vi-VN"/>
        </w:rPr>
        <w:t>Xác định số mol mỗi khí trong Y theo phương pháp đường chéo:</w:t>
      </w:r>
    </w:p>
    <w:p>
      <w:pPr>
        <w:pStyle w:val="Normal"/>
        <w:ind w:left="720" w:right="0"/>
        <w:jc w:val="left"/>
        <w:rPr>
          <w:szCs w:val="24"/>
          <w:lang w:val="vi-VN"/>
        </w:rPr>
      </w:pPr>
      <w:r>
        <w:rPr/>
        <w:object w:dxaOrig="5760" w:dyaOrig="880">
          <v:shapetype id="_x0000_tole_rId630" coordsize="21600,21600" o:spt="ole_rId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288pt;height:44pt" filled="f" o:ole="">
            <v:imagedata r:id="rId631" o:title=""/>
          </v:shape>
          <o:OLEObject Type="Embed" ProgID="" ShapeID="ole_rId630" DrawAspect="Content" ObjectID="_315274849" r:id="rId630"/>
        </w:object>
      </w:r>
    </w:p>
    <w:p>
      <w:pPr>
        <w:pStyle w:val="Normal"/>
        <w:ind w:left="720" w:right="0"/>
        <w:jc w:val="left"/>
        <w:rPr>
          <w:szCs w:val="24"/>
          <w:lang w:val="vi-VN"/>
        </w:rPr>
      </w:pPr>
      <w:r>
        <w:rPr>
          <w:rFonts w:eastAsia="Times New Roman"/>
          <w:szCs w:val="24"/>
          <w:lang w:val="vi-VN"/>
        </w:rPr>
        <w:t xml:space="preserve"> </w:t>
      </w:r>
      <w:r>
        <w:rPr>
          <w:szCs w:val="24"/>
          <w:lang w:val="vi-VN"/>
        </w:rPr>
        <w:t xml:space="preserve">188x + 101y=7,8 </w:t>
      </w:r>
      <w:r>
        <w:rPr>
          <w:b/>
          <w:lang w:val="vi-VN"/>
        </w:rPr>
        <w:t xml:space="preserve">→ </w:t>
      </w:r>
      <w:r>
        <w:rPr>
          <w:lang w:val="vi-VN"/>
        </w:rPr>
        <w:t xml:space="preserve">x = 0,02; y = 0,04 </w:t>
      </w:r>
      <w:r>
        <w:rPr>
          <w:b/>
          <w:lang w:val="vi-VN"/>
        </w:rPr>
        <w:t xml:space="preserve">→ </w:t>
      </w:r>
      <w:r>
        <w:rPr>
          <w:lang w:val="vi-VN"/>
        </w:rPr>
        <w:t>V = 0,07.22,4 = 1,568</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(1)      </w:t>
            </w:r>
            <w:r>
              <w:rPr>
                <w:lang w:val="vi-VN"/>
              </w:rPr>
              <w:t xml:space="preserve">Không đặt </w:t>
            </w:r>
            <w:r>
              <w:rPr>
                <w:lang w:val="vi-VN"/>
              </w:rPr>
              <w:object w:dxaOrig="520" w:dyaOrig="620">
                <v:shapetype id="_x0000_tole_rId632" coordsize="21600,21600" o:spt="ole_rId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26pt;height:31pt" filled="f" o:ole="">
                  <v:imagedata r:id="rId633" o:title=""/>
                </v:shape>
                <o:OLEObject Type="Embed" ProgID="" ShapeID="ole_rId632" DrawAspect="Content" ObjectID="_1936674533" r:id="rId632"/>
              </w:object>
            </w:r>
            <w:r>
              <w:rPr>
                <w:lang w:val="vi-VN"/>
              </w:rPr>
              <w:t>cho phản ứng (1):</w:t>
            </w:r>
            <w:r>
              <w:rPr>
                <w:b/>
                <w:lang w:val="vi-VN"/>
              </w:rPr>
              <w:t xml:space="preserve"> </w:t>
            </w:r>
            <w:r>
              <w:rPr>
                <w:b/>
                <w:lang w:val="vi-VN"/>
              </w:rPr>
              <w:object w:dxaOrig="2140" w:dyaOrig="660">
                <v:shapetype id="_x0000_tole_rId634" coordsize="21600,21600" o:spt="ole_rId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07pt;height:33pt" filled="f" o:ole="">
                  <v:imagedata r:id="rId635" o:title=""/>
                </v:shape>
                <o:OLEObject Type="Embed" ProgID="" ShapeID="ole_rId634" DrawAspect="Content" ObjectID="_579803105" r:id="rId634"/>
              </w:object>
            </w:r>
            <w:r>
              <w:rPr>
                <w:b/>
                <w:lang w:val="vi-VN"/>
              </w:rPr>
              <w:t>.</w:t>
            </w:r>
          </w:p>
          <w:p>
            <w:pPr>
              <w:pStyle w:val="Normal"/>
              <w:jc w:val="left"/>
              <w:rPr>
                <w:b/>
                <w:lang w:val="vi-VN"/>
              </w:rPr>
            </w:pPr>
            <w:r>
              <w:rPr>
                <w:rFonts w:eastAsia="Times New Roman"/>
                <w:b/>
                <w:lang w:val="vi-VN"/>
              </w:rPr>
              <w:t xml:space="preserve">           </w:t>
            </w:r>
            <w:r>
              <w:rPr/>
              <w:object w:dxaOrig="6020" w:dyaOrig="720">
                <v:shapetype id="_x0000_tole_rId636" coordsize="21600,21600" o:spt="ole_rId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301pt;height:36pt" filled="f" o:ole="">
                  <v:imagedata r:id="rId637" o:title=""/>
                </v:shape>
                <o:OLEObject Type="Embed" ProgID="" ShapeID="ole_rId636" DrawAspect="Content" ObjectID="_2066058522" r:id="rId636"/>
              </w:object>
            </w:r>
            <w:r>
              <w:rPr>
                <w:rFonts w:eastAsia="Times New Roman"/>
                <w:b/>
                <w:lang w:val="vi-VN"/>
              </w:rPr>
              <w:t xml:space="preserve">  </w:t>
            </w:r>
            <w:r>
              <w:rPr>
                <w:b/>
                <w:lang w:val="vi-VN"/>
              </w:rPr>
              <w:t>→</w:t>
            </w:r>
            <w:r>
              <w:rPr>
                <w:rFonts w:eastAsia="Times New Roman"/>
                <w:b/>
                <w:lang w:val="vi-VN"/>
              </w:rPr>
              <w:t xml:space="preserve"> </w:t>
            </w:r>
            <w:r>
              <w:rPr>
                <w:b/>
                <w:lang w:val="vi-VN"/>
              </w:rPr>
              <w:t>Chọn B.</w:t>
            </w:r>
          </w:p>
          <w:p>
            <w:pPr>
              <w:pStyle w:val="Normal"/>
              <w:jc w:val="left"/>
              <w:rPr>
                <w:b/>
                <w:lang w:val="vi-VN"/>
              </w:rPr>
            </w:pPr>
            <w:r>
              <w:rPr>
                <w:b/>
                <w:lang w:val="vi-VN"/>
              </w:rPr>
              <w:t xml:space="preserve">(2)      </w:t>
            </w:r>
            <w:r>
              <w:rPr>
                <w:lang w:val="vi-VN"/>
              </w:rPr>
              <w:t xml:space="preserve">Không đặt </w:t>
            </w:r>
            <w:r>
              <w:rPr>
                <w:lang w:val="vi-VN"/>
              </w:rPr>
              <w:object w:dxaOrig="520" w:dyaOrig="620">
                <v:shapetype id="_x0000_tole_rId638" coordsize="21600,21600" o:spt="ole_rId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26pt;height:31pt" filled="f" o:ole="">
                  <v:imagedata r:id="rId639" o:title=""/>
                </v:shape>
                <o:OLEObject Type="Embed" ProgID="" ShapeID="ole_rId638" DrawAspect="Content" ObjectID="_784991382" r:id="rId638"/>
              </w:object>
            </w:r>
            <w:r>
              <w:rPr>
                <w:lang w:val="vi-VN"/>
              </w:rPr>
              <w:t>cho phản ứng (1-2):</w:t>
            </w:r>
            <w:r>
              <w:rPr>
                <w:b/>
                <w:lang w:val="vi-VN"/>
              </w:rPr>
              <w:t xml:space="preserve">  </w:t>
            </w:r>
            <w:r>
              <w:rPr>
                <w:b/>
                <w:lang w:val="vi-VN"/>
              </w:rPr>
              <w:object w:dxaOrig="3340" w:dyaOrig="720">
                <v:shapetype id="_x0000_tole_rId640" coordsize="21600,21600" o:spt="ole_rId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167pt;height:36pt" filled="f" o:ole="">
                  <v:imagedata r:id="rId641" o:title=""/>
                </v:shape>
                <o:OLEObject Type="Embed" ProgID="" ShapeID="ole_rId640" DrawAspect="Content" ObjectID="_1910594945" r:id="rId640"/>
              </w:object>
            </w:r>
          </w:p>
          <w:p>
            <w:pPr>
              <w:pStyle w:val="Normal"/>
              <w:jc w:val="left"/>
              <w:rPr>
                <w:b/>
                <w:lang w:val="vi-VN"/>
              </w:rPr>
            </w:pPr>
            <w:r>
              <w:rPr>
                <w:rFonts w:eastAsia="Times New Roman"/>
                <w:b/>
                <w:lang w:val="vi-VN"/>
              </w:rPr>
              <w:t xml:space="preserve">            </w:t>
            </w:r>
            <w:r>
              <w:rPr/>
              <w:object w:dxaOrig="3920" w:dyaOrig="320">
                <v:shapetype id="_x0000_tole_rId642" coordsize="21600,21600" o:spt="ole_rId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196pt;height:16pt" filled="f" o:ole="">
                  <v:imagedata r:id="rId643" o:title=""/>
                </v:shape>
                <o:OLEObject Type="Embed" ProgID="" ShapeID="ole_rId642" DrawAspect="Content" ObjectID="_76802892" r:id="rId642"/>
              </w:object>
            </w:r>
            <w:r>
              <w:rPr>
                <w:rFonts w:eastAsia="Times New Roman"/>
                <w:b/>
                <w:lang w:val="vi-VN"/>
              </w:rPr>
              <w:t xml:space="preserve">  </w:t>
            </w:r>
            <w:r>
              <w:rPr>
                <w:b/>
                <w:lang w:val="vi-VN"/>
              </w:rPr>
              <w:t>→</w:t>
            </w:r>
            <w:r>
              <w:rPr>
                <w:b/>
                <w:lang w:val="vi-VN"/>
              </w:rPr>
              <w:t>Chọn D.</w:t>
            </w:r>
          </w:p>
          <w:p>
            <w:pPr>
              <w:pStyle w:val="Normal"/>
              <w:rPr>
                <w:lang w:val="vi-VN"/>
              </w:rPr>
            </w:pPr>
            <w:r>
              <w:rPr>
                <w:b/>
                <w:lang w:val="vi-VN"/>
              </w:rPr>
              <w:t xml:space="preserve">(3)       </w:t>
            </w:r>
            <w:r>
              <w:rPr>
                <w:lang w:val="vi-VN"/>
              </w:rPr>
              <w:t>Cho rằng KNO</w:t>
            </w:r>
            <w:r>
              <w:rPr>
                <w:vertAlign w:val="subscript"/>
                <w:lang w:val="vi-VN"/>
              </w:rPr>
              <w:t>3</w:t>
            </w:r>
            <w:r>
              <w:rPr>
                <w:lang w:val="vi-VN"/>
              </w:rPr>
              <w:t xml:space="preserve"> bền, không bị nhiệt phân, bỏ qua (2): </w:t>
            </w:r>
            <w:r>
              <w:rPr>
                <w:b/>
                <w:lang w:val="vi-VN"/>
              </w:rPr>
              <w:t>Vô nghiệm</w:t>
            </w:r>
          </w:p>
        </w:tc>
      </w:tr>
    </w:tbl>
    <w:p>
      <w:pPr>
        <w:pStyle w:val="Normal"/>
        <w:jc w:val="left"/>
        <w:rPr/>
      </w:pPr>
      <w:r>
        <w:rPr>
          <w:b/>
          <w:color w:val="0000FF"/>
          <w:szCs w:val="24"/>
          <w:lang w:val="vi-VN"/>
        </w:rPr>
        <w:t>Câu 19:</w:t>
      </w:r>
      <w:r>
        <w:rPr>
          <w:b/>
          <w:color w:val="0000FF"/>
          <w:szCs w:val="24"/>
          <w:lang w:val="vi-VN"/>
        </w:rPr>
        <w:t xml:space="preserve"> </w:t>
      </w:r>
      <w:r>
        <w:rPr>
          <w:b/>
          <w:color w:val="0000FF"/>
          <w:szCs w:val="24"/>
          <w:lang w:val="vi-VN"/>
        </w:rPr>
        <w:t xml:space="preserve">Đáp án </w:t>
      </w:r>
      <w:r>
        <w:rPr/>
        <w:t>A</w:t>
      </w:r>
    </w:p>
    <w:tbl>
      <w:tblPr>
        <w:tblW w:w="10065" w:type="dxa"/>
        <w:jc w:val="left"/>
        <w:tblInd w:w="108" w:type="dxa"/>
        <w:tblLayout w:type="fixed"/>
        <w:tblCellMar>
          <w:top w:w="0" w:type="dxa"/>
          <w:left w:w="108" w:type="dxa"/>
          <w:bottom w:w="0" w:type="dxa"/>
          <w:right w:w="108" w:type="dxa"/>
        </w:tblCellMar>
      </w:tblPr>
      <w:tblGrid>
        <w:gridCol w:w="4111"/>
        <w:gridCol w:w="2268"/>
        <w:gridCol w:w="2268"/>
        <w:gridCol w:w="1418"/>
      </w:tblGrid>
      <w:tr>
        <w:trPr/>
        <w:tc>
          <w:tcPr>
            <w:tcW w:w="4111"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Chất</w:t>
            </w:r>
          </w:p>
        </w:tc>
        <w:tc>
          <w:tcPr>
            <w:tcW w:w="2268" w:type="dxa"/>
            <w:tcBorders>
              <w:top w:val="single" w:sz="4" w:space="0" w:color="000000"/>
              <w:left w:val="single" w:sz="4" w:space="0" w:color="000000"/>
              <w:bottom w:val="single" w:sz="4" w:space="0" w:color="000000"/>
              <w:right w:val="single" w:sz="4" w:space="0" w:color="000000"/>
            </w:tcBorders>
          </w:tcPr>
          <w:p>
            <w:pPr>
              <w:pStyle w:val="Normal"/>
              <w:jc w:val="left"/>
              <w:rPr/>
            </w:pPr>
            <w:r>
              <w:rPr>
                <w:lang w:val="vi-VN"/>
              </w:rPr>
              <w:t xml:space="preserve">Liên kết </w:t>
            </w:r>
            <w:r>
              <w:rPr>
                <w:rFonts w:cs="Cambria Math" w:ascii="Cambria Math" w:hAnsi="Cambria Math"/>
                <w:lang w:val="vi-VN"/>
              </w:rPr>
              <w:t>σ</w:t>
            </w:r>
            <w:r>
              <w:rPr>
                <w:lang w:val="vi-VN"/>
              </w:rPr>
              <w:t xml:space="preserve"> giữa C-H</w:t>
            </w:r>
          </w:p>
        </w:tc>
        <w:tc>
          <w:tcPr>
            <w:tcW w:w="2268" w:type="dxa"/>
            <w:tcBorders>
              <w:top w:val="single" w:sz="4" w:space="0" w:color="000000"/>
              <w:left w:val="single" w:sz="4" w:space="0" w:color="000000"/>
              <w:bottom w:val="single" w:sz="4" w:space="0" w:color="000000"/>
              <w:right w:val="single" w:sz="4" w:space="0" w:color="000000"/>
            </w:tcBorders>
          </w:tcPr>
          <w:p>
            <w:pPr>
              <w:pStyle w:val="Normal"/>
              <w:rPr>
                <w:lang w:val="vi-VN"/>
              </w:rPr>
            </w:pPr>
            <w:r>
              <w:rPr>
                <w:lang w:val="vi-VN"/>
              </w:rPr>
              <w:t xml:space="preserve">Liên kết </w:t>
            </w:r>
            <w:r>
              <w:rPr>
                <w:rFonts w:cs="Cambria Math" w:ascii="Cambria Math" w:hAnsi="Cambria Math"/>
                <w:lang w:val="vi-VN"/>
              </w:rPr>
              <w:t>σ</w:t>
            </w:r>
            <w:r>
              <w:rPr>
                <w:lang w:val="vi-VN"/>
              </w:rPr>
              <w:t xml:space="preserve"> giữa C-C</w:t>
            </w:r>
          </w:p>
        </w:tc>
        <w:tc>
          <w:tcPr>
            <w:tcW w:w="1418" w:type="dxa"/>
            <w:tcBorders>
              <w:top w:val="single" w:sz="4" w:space="0" w:color="000000"/>
              <w:left w:val="single" w:sz="4" w:space="0" w:color="000000"/>
              <w:bottom w:val="single" w:sz="4" w:space="0" w:color="000000"/>
              <w:right w:val="single" w:sz="4" w:space="0" w:color="000000"/>
            </w:tcBorders>
          </w:tcPr>
          <w:p>
            <w:pPr>
              <w:pStyle w:val="Normal"/>
              <w:rPr>
                <w:lang w:val="vi-VN"/>
              </w:rPr>
            </w:pPr>
            <w:r>
              <w:rPr>
                <w:lang w:val="vi-VN"/>
              </w:rPr>
              <w:t>Tổng cộng</w:t>
            </w:r>
          </w:p>
        </w:tc>
      </w:tr>
      <w:tr>
        <w:trPr/>
        <w:tc>
          <w:tcPr>
            <w:tcW w:w="4111"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 xml:space="preserve">Etilen   </w:t>
            </w:r>
            <w:r>
              <w:rPr>
                <w:lang w:val="vi-VN"/>
              </w:rPr>
              <w:object w:dxaOrig="1120" w:dyaOrig="380">
                <v:shapetype id="_x0000_tole_rId644" coordsize="21600,21600" o:spt="ole_rId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56pt;height:19pt" filled="f" o:ole="">
                  <v:imagedata r:id="rId645" o:title=""/>
                </v:shape>
                <o:OLEObject Type="Embed" ProgID="" ShapeID="ole_rId644" DrawAspect="Content" ObjectID="_1570373768" r:id="rId644"/>
              </w:object>
            </w:r>
          </w:p>
        </w:tc>
        <w:tc>
          <w:tcPr>
            <w:tcW w:w="226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4</w:t>
            </w:r>
          </w:p>
        </w:tc>
        <w:tc>
          <w:tcPr>
            <w:tcW w:w="226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1</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5</w:t>
            </w:r>
          </w:p>
        </w:tc>
      </w:tr>
      <w:tr>
        <w:trPr/>
        <w:tc>
          <w:tcPr>
            <w:tcW w:w="4111"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 xml:space="preserve">Axetilen </w:t>
            </w:r>
            <w:r>
              <w:rPr>
                <w:lang w:val="vi-VN"/>
              </w:rPr>
              <w:object w:dxaOrig="980" w:dyaOrig="260">
                <v:shapetype id="_x0000_tole_rId646" coordsize="21600,21600" o:spt="ole_rId6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6" type="_x0000_tole_rId646" style="width:49pt;height:13pt" filled="f" o:ole="">
                  <v:imagedata r:id="rId647" o:title=""/>
                </v:shape>
                <o:OLEObject Type="Embed" ProgID="" ShapeID="ole_rId646" DrawAspect="Content" ObjectID="_1639687844" r:id="rId646"/>
              </w:object>
            </w:r>
          </w:p>
        </w:tc>
        <w:tc>
          <w:tcPr>
            <w:tcW w:w="226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2</w:t>
            </w:r>
          </w:p>
        </w:tc>
        <w:tc>
          <w:tcPr>
            <w:tcW w:w="226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1</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3</w:t>
            </w:r>
          </w:p>
        </w:tc>
      </w:tr>
      <w:tr>
        <w:trPr/>
        <w:tc>
          <w:tcPr>
            <w:tcW w:w="4111"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 xml:space="preserve">Buta-1,3-đien </w:t>
            </w:r>
            <w:r>
              <w:rPr>
                <w:lang w:val="vi-VN"/>
              </w:rPr>
              <w:object w:dxaOrig="1920" w:dyaOrig="380">
                <v:shapetype id="_x0000_tole_rId648" coordsize="21600,21600" o:spt="ole_rId6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8" type="_x0000_tole_rId648" style="width:96pt;height:19pt" filled="f" o:ole="">
                  <v:imagedata r:id="rId649" o:title=""/>
                </v:shape>
                <o:OLEObject Type="Embed" ProgID="" ShapeID="ole_rId648" DrawAspect="Content" ObjectID="_831718409" r:id="rId648"/>
              </w:object>
            </w:r>
          </w:p>
        </w:tc>
        <w:tc>
          <w:tcPr>
            <w:tcW w:w="226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6</w:t>
            </w:r>
          </w:p>
        </w:tc>
        <w:tc>
          <w:tcPr>
            <w:tcW w:w="226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3</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center"/>
              <w:rPr>
                <w:lang w:val="vi-VN"/>
              </w:rPr>
            </w:pPr>
            <w:r>
              <w:rPr>
                <w:lang w:val="vi-VN"/>
              </w:rPr>
              <w:t>9</w:t>
            </w:r>
          </w:p>
        </w:tc>
      </w:tr>
    </w:tbl>
    <w:p>
      <w:pPr>
        <w:pStyle w:val="Normal"/>
        <w:jc w:val="left"/>
        <w:rPr/>
      </w:pPr>
      <w:r>
        <w:rPr>
          <w:b/>
          <w:color w:val="FF0000"/>
          <w:szCs w:val="24"/>
          <w:lang w:val="vi-VN"/>
        </w:rPr>
        <w:t>Câu 20:</w:t>
      </w:r>
      <w:r>
        <w:rPr>
          <w:szCs w:val="24"/>
          <w:lang w:val="vi-VN"/>
        </w:rPr>
        <w:t xml:space="preserve"> </w:t>
      </w:r>
      <w:r>
        <w:rPr>
          <w:b/>
          <w:color w:val="0000FF"/>
          <w:szCs w:val="24"/>
          <w:lang w:val="vi-VN"/>
        </w:rPr>
        <w:t>Đáp án A</w:t>
      </w:r>
    </w:p>
    <w:p>
      <w:pPr>
        <w:pStyle w:val="Normal"/>
        <w:jc w:val="left"/>
        <w:rPr>
          <w:szCs w:val="24"/>
          <w:lang w:val="vi-VN"/>
        </w:rPr>
      </w:pPr>
      <w:r>
        <w:rPr>
          <w:b/>
          <w:szCs w:val="24"/>
          <w:lang w:val="vi-VN"/>
        </w:rPr>
        <w:tab/>
      </w:r>
      <w:r>
        <w:rPr>
          <w:szCs w:val="24"/>
          <w:lang w:val="vi-VN"/>
        </w:rPr>
        <w:t xml:space="preserve">Ta có: k + π + v = </w:t>
      </w:r>
      <w:r>
        <w:rPr/>
        <w:object w:dxaOrig="3640" w:dyaOrig="720">
          <v:shapetype id="_x0000_tole_rId650" coordsize="21600,21600" o:spt="ole_rId6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0" type="_x0000_tole_rId650" style="width:182pt;height:36pt" filled="f" o:ole="">
            <v:imagedata r:id="rId651" o:title=""/>
          </v:shape>
          <o:OLEObject Type="Embed" ProgID="" ShapeID="ole_rId650" DrawAspect="Content" ObjectID="_1666074850" r:id="rId650"/>
        </w:object>
      </w:r>
    </w:p>
    <w:p>
      <w:pPr>
        <w:pStyle w:val="Normal"/>
        <w:ind w:left="720" w:right="0"/>
        <w:jc w:val="left"/>
        <w:rPr>
          <w:b/>
          <w:lang w:val="vi-VN"/>
        </w:rPr>
      </w:pPr>
      <w:r>
        <w:rPr>
          <w:b/>
          <w:lang w:val="vi-VN"/>
        </w:rPr>
        <w:t>Anken:</w:t>
      </w:r>
    </w:p>
    <w:p>
      <w:pPr>
        <w:pStyle w:val="Normal"/>
        <w:ind w:left="720" w:right="0"/>
        <w:jc w:val="left"/>
        <w:rPr>
          <w:b/>
          <w:lang w:val="vi-VN"/>
        </w:rPr>
      </w:pPr>
      <w:r>
        <w:rPr/>
        <w:object w:dxaOrig="7040" w:dyaOrig="1219">
          <v:shapetype id="_x0000_tole_rId652" coordsize="21600,21600" o:spt="ole_rId6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2" type="_x0000_tole_rId652" style="width:352pt;height:60.95pt" filled="f" o:ole="">
            <v:imagedata r:id="rId653" o:title=""/>
          </v:shape>
          <o:OLEObject Type="Embed" ProgID="" ShapeID="ole_rId652" DrawAspect="Content" ObjectID="_890433007" r:id="rId652"/>
        </w:object>
      </w:r>
    </w:p>
    <w:p>
      <w:pPr>
        <w:pStyle w:val="Normal"/>
        <w:ind w:left="720" w:right="0"/>
        <w:jc w:val="left"/>
        <w:rPr/>
      </w:pPr>
      <w:r>
        <w:rPr>
          <w:b/>
          <w:lang w:val="vi-VN"/>
        </w:rPr>
        <w:t xml:space="preserve">Xicloankan </w:t>
      </w:r>
      <w:r>
        <w:rPr>
          <w:lang w:val="vi-VN"/>
        </w:rPr>
        <w:t>(vòng 3 cạnh tham gia phản ứng cộng mở vòng với dung dịch Br</w:t>
      </w:r>
      <w:r>
        <w:rPr>
          <w:vertAlign w:val="subscript"/>
          <w:lang w:val="vi-VN"/>
        </w:rPr>
        <w:t>2</w:t>
      </w:r>
      <w:r>
        <w:rPr>
          <w:lang w:val="vi-VN"/>
        </w:rPr>
        <w:t>)</w:t>
      </w:r>
    </w:p>
    <w:p>
      <w:pPr>
        <w:pStyle w:val="Normal"/>
        <w:jc w:val="left"/>
        <w:rPr/>
      </w:pPr>
      <w:r>
        <w:rPr/>
        <w:object w:dxaOrig="1477" w:dyaOrig="1129">
          <v:shapetype id="_x0000_tole_rId654" coordsize="21600,21600" o:spt="ole_rId6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4" type="_x0000_tole_rId654" style="width:73.95pt;height:56.5pt" filled="f" o:ole="">
            <v:imagedata r:id="rId655" o:title=""/>
          </v:shape>
          <o:OLEObject Type="Embed" ProgID="" ShapeID="ole_rId654" DrawAspect="Content" ObjectID="_948894006" r:id="rId654"/>
        </w:object>
      </w:r>
      <w:r>
        <w:rPr>
          <w:rFonts w:eastAsia="Times New Roman"/>
        </w:rPr>
        <w:t xml:space="preserve"> </w:t>
      </w:r>
      <w:r>
        <w:rPr/>
        <w:tab/>
        <w:tab/>
      </w:r>
      <w:r>
        <w:rPr/>
        <w:object w:dxaOrig="2005" w:dyaOrig="1211">
          <v:shapetype id="_x0000_tole_rId656" coordsize="21600,21600" o:spt="ole_rId6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6" type="_x0000_tole_rId656" style="width:100.3pt;height:60.6pt" filled="f" o:ole="">
            <v:imagedata r:id="rId657" o:title=""/>
          </v:shape>
          <o:OLEObject Type="Embed" ProgID="" ShapeID="ole_rId656" DrawAspect="Content" ObjectID="_1024111579" r:id="rId656"/>
        </w:object>
      </w:r>
      <w:r>
        <w:rPr/>
        <w:tab/>
        <w:tab/>
        <w:tab/>
      </w:r>
      <w:r>
        <w:rPr/>
        <w:object w:dxaOrig="1866" w:dyaOrig="666">
          <v:shapetype id="_x0000_tole_rId658" coordsize="21600,21600" o:spt="ole_rId6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8" type="_x0000_tole_rId658" style="width:93.35pt;height:33.35pt" filled="f" o:ole="">
            <v:imagedata r:id="rId659" o:title=""/>
          </v:shape>
          <o:OLEObject Type="Embed" ProgID="" ShapeID="ole_rId658" DrawAspect="Content" ObjectID="_1556921193" r:id="rId658"/>
        </w:object>
      </w:r>
    </w:p>
    <w:p>
      <w:pPr>
        <w:pStyle w:val="Normal"/>
        <w:ind w:left="720" w:right="0"/>
        <w:jc w:val="left"/>
        <w:rPr/>
      </w:pPr>
      <w:r>
        <w:rPr>
          <w:rFonts w:eastAsia="Times New Roman"/>
          <w:lang w:val="vi-VN"/>
        </w:rPr>
        <w:t xml:space="preserve">  </w:t>
      </w:r>
      <w:r>
        <w:rPr>
          <w:lang w:val="vi-VN"/>
        </w:rPr>
        <w:t>(</w:t>
      </w:r>
      <w:r>
        <w:rPr/>
        <w:t>1</w:t>
      </w:r>
      <w:r>
        <w:rPr>
          <w:lang w:val="vi-VN"/>
        </w:rPr>
        <w:t>)</w:t>
      </w:r>
      <w:r>
        <w:rPr/>
        <w:t xml:space="preserve">                </w:t>
        <w:tab/>
        <w:tab/>
        <w:tab/>
        <w:tab/>
        <w:t>(2)</w:t>
        <w:tab/>
        <w:tab/>
        <w:tab/>
        <w:tab/>
        <w:t>(3)</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 xml:space="preserve">(1)      </w:t>
            </w:r>
            <w:r>
              <w:rPr>
                <w:lang w:val="vi-VN"/>
              </w:rPr>
              <w:t xml:space="preserve">Bỏ qua đồng phân (1) của cicloankan </w:t>
            </w:r>
            <w:r>
              <w:rPr>
                <w:b/>
                <w:lang w:val="vi-VN"/>
              </w:rPr>
              <w:t xml:space="preserve">→ Chọn B.  </w:t>
            </w:r>
          </w:p>
          <w:p>
            <w:pPr>
              <w:pStyle w:val="Normal"/>
              <w:jc w:val="left"/>
              <w:rPr>
                <w:lang w:val="vi-VN"/>
              </w:rPr>
            </w:pPr>
            <w:r>
              <w:rPr>
                <w:b/>
                <w:lang w:val="vi-VN"/>
              </w:rPr>
              <w:t xml:space="preserve">(2)      </w:t>
            </w:r>
            <w:r>
              <w:rPr>
                <w:lang w:val="vi-VN"/>
              </w:rPr>
              <w:t xml:space="preserve">Nhầm lẫn đồng phân xicloankan vòng 4 cạnh có khả năng phản ứng được với dịch </w:t>
            </w:r>
          </w:p>
          <w:p>
            <w:pPr>
              <w:pStyle w:val="Normal"/>
              <w:jc w:val="left"/>
              <w:rPr/>
            </w:pPr>
            <w:r>
              <w:rPr>
                <w:rFonts w:eastAsia="Times New Roman"/>
                <w:lang w:val="vi-VN"/>
              </w:rPr>
              <w:t xml:space="preserve">          </w:t>
            </w:r>
            <w:r>
              <w:rPr>
                <w:lang w:val="vi-VN"/>
              </w:rPr>
              <w:t xml:space="preserve">brom  </w:t>
            </w:r>
            <w:r>
              <w:rPr>
                <w:b/>
                <w:lang w:val="vi-VN"/>
              </w:rPr>
              <w:t xml:space="preserve">→ </w:t>
            </w:r>
            <w:r>
              <w:rPr>
                <w:lang w:val="vi-VN"/>
              </w:rPr>
              <w:t>thêm đồng phân.</w:t>
            </w:r>
          </w:p>
          <w:p>
            <w:pPr>
              <w:pStyle w:val="Normal"/>
              <w:jc w:val="left"/>
              <w:rPr>
                <w:lang w:val="vi-VN"/>
              </w:rPr>
            </w:pPr>
            <w:r>
              <w:rPr>
                <w:rFonts w:eastAsia="Times New Roman"/>
                <w:lang w:val="vi-VN"/>
              </w:rPr>
              <w:t xml:space="preserve">                                              </w:t>
            </w:r>
            <w:r>
              <w:rPr/>
              <w:object w:dxaOrig="2207" w:dyaOrig="1175">
                <v:shapetype id="_x0000_tole_rId660" coordsize="21600,21600" o:spt="ole_rId6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0" type="_x0000_tole_rId660" style="width:84.2pt;height:45.25pt" filled="f" o:ole="">
                  <v:imagedata r:id="rId661" o:title=""/>
                </v:shape>
                <o:OLEObject Type="Embed" ProgID="" ShapeID="ole_rId660" DrawAspect="Content" ObjectID="_1197338777" r:id="rId660"/>
              </w:object>
            </w:r>
            <w:r>
              <w:rPr>
                <w:b/>
                <w:lang w:val="vi-VN"/>
              </w:rPr>
              <w:t>→</w:t>
            </w:r>
            <w:r>
              <w:rPr>
                <w:b/>
                <w:lang w:val="vi-VN"/>
              </w:rPr>
              <w:t>Chọn C.</w:t>
            </w:r>
          </w:p>
          <w:p>
            <w:pPr>
              <w:pStyle w:val="Normal"/>
              <w:jc w:val="left"/>
              <w:rPr>
                <w:b/>
                <w:lang w:val="vi-VN"/>
              </w:rPr>
            </w:pPr>
            <w:r>
              <w:rPr>
                <w:rFonts w:eastAsia="Times New Roman"/>
                <w:b/>
                <w:lang w:val="vi-VN"/>
              </w:rPr>
              <w:t xml:space="preserve"> </w:t>
            </w:r>
            <w:r>
              <w:rPr>
                <w:b/>
                <w:lang w:val="vi-VN"/>
              </w:rPr>
              <w:t xml:space="preserve">(3)       </w:t>
            </w:r>
            <w:r>
              <w:rPr>
                <w:lang w:val="vi-VN"/>
              </w:rPr>
              <w:t>Bỏ qua đồng phân của xicloankan</w:t>
            </w:r>
            <w:r>
              <w:rPr>
                <w:b/>
                <w:lang w:val="vi-VN"/>
              </w:rPr>
              <w:t xml:space="preserve">              →Chọn D.</w:t>
            </w:r>
          </w:p>
        </w:tc>
      </w:tr>
    </w:tbl>
    <w:p>
      <w:pPr>
        <w:pStyle w:val="Normal"/>
        <w:jc w:val="left"/>
        <w:rPr/>
      </w:pPr>
      <w:r>
        <w:rPr>
          <w:b/>
          <w:color w:val="FF0000"/>
          <w:szCs w:val="24"/>
          <w:lang w:val="vi-VN"/>
        </w:rPr>
        <w:t>Câu 21:</w:t>
      </w:r>
      <w:r>
        <w:rPr>
          <w:szCs w:val="24"/>
          <w:lang w:val="vi-VN"/>
        </w:rPr>
        <w:t xml:space="preserve"> </w:t>
      </w:r>
      <w:r>
        <w:rPr>
          <w:b/>
          <w:color w:val="0000FF"/>
          <w:szCs w:val="24"/>
          <w:lang w:val="vi-VN"/>
        </w:rPr>
        <w:t>Đáp án D</w:t>
      </w:r>
    </w:p>
    <w:p>
      <w:pPr>
        <w:pStyle w:val="Normal"/>
        <w:jc w:val="left"/>
        <w:rPr/>
      </w:pPr>
      <w:r>
        <w:rPr>
          <w:szCs w:val="24"/>
          <w:lang w:val="vi-VN"/>
        </w:rPr>
        <w:tab/>
      </w:r>
      <w:r>
        <w:rPr>
          <w:szCs w:val="24"/>
        </w:rPr>
        <w:t>X có độ không no bằng 1</w:t>
      </w:r>
    </w:p>
    <w:p>
      <w:pPr>
        <w:pStyle w:val="Normal"/>
        <w:jc w:val="left"/>
        <w:rPr/>
      </w:pPr>
      <w:r>
        <w:rPr>
          <w:szCs w:val="24"/>
        </w:rPr>
        <w:tab/>
        <w:t>→ Gọi công thức tổng quát cuả X: C</w:t>
      </w:r>
      <w:r>
        <w:rPr>
          <w:szCs w:val="24"/>
          <w:vertAlign w:val="subscript"/>
        </w:rPr>
        <w:t>n</w:t>
      </w:r>
      <w:r>
        <w:rPr>
          <w:szCs w:val="24"/>
        </w:rPr>
        <w:t>H</w:t>
      </w:r>
      <w:r>
        <w:rPr>
          <w:szCs w:val="24"/>
          <w:vertAlign w:val="subscript"/>
        </w:rPr>
        <w:t xml:space="preserve">2n </w:t>
      </w:r>
      <w:r>
        <w:rPr>
          <w:szCs w:val="24"/>
        </w:rPr>
        <w:t xml:space="preserve">(n </w:t>
      </w:r>
      <w:r>
        <w:rPr>
          <w:rFonts w:cs="Cambria Math" w:ascii="Cambria Math" w:hAnsi="Cambria Math"/>
          <w:szCs w:val="24"/>
        </w:rPr>
        <w:t>≥</w:t>
      </w:r>
      <w:r>
        <w:rPr>
          <w:szCs w:val="24"/>
        </w:rPr>
        <w:t>2)</w:t>
      </w:r>
    </w:p>
    <w:p>
      <w:pPr>
        <w:pStyle w:val="Normal"/>
        <w:jc w:val="left"/>
        <w:rPr/>
      </w:pPr>
      <w:r>
        <w:rPr>
          <w:szCs w:val="24"/>
        </w:rPr>
        <w:tab/>
        <w:tab/>
        <w:t>Ta có: C</w:t>
      </w:r>
      <w:r>
        <w:rPr>
          <w:szCs w:val="24"/>
          <w:vertAlign w:val="subscript"/>
        </w:rPr>
        <w:t>n</w:t>
      </w:r>
      <w:r>
        <w:rPr>
          <w:szCs w:val="24"/>
        </w:rPr>
        <w:t>H</w:t>
      </w:r>
      <w:r>
        <w:rPr>
          <w:szCs w:val="24"/>
          <w:vertAlign w:val="subscript"/>
        </w:rPr>
        <w:t>2n</w:t>
      </w:r>
      <w:r>
        <w:rPr>
          <w:szCs w:val="24"/>
        </w:rPr>
        <w:t xml:space="preserve"> </w:t>
      </w:r>
      <w:r>
        <w:rPr>
          <w:szCs w:val="24"/>
        </w:rPr>
        <w:object w:dxaOrig="1480" w:dyaOrig="440">
          <v:shapetype id="_x0000_tole_rId662" coordsize="21600,21600" o:spt="ole_rId6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2" type="_x0000_tole_rId662" style="width:74pt;height:22pt" filled="f" o:ole="">
            <v:imagedata r:id="rId663" o:title=""/>
          </v:shape>
          <o:OLEObject Type="Embed" ProgID="" ShapeID="ole_rId662" DrawAspect="Content" ObjectID="_17350537" r:id="rId662"/>
        </w:object>
      </w:r>
      <w:r>
        <w:rPr>
          <w:szCs w:val="24"/>
        </w:rPr>
        <w:t xml:space="preserve"> </w:t>
      </w:r>
    </w:p>
    <w:p>
      <w:pPr>
        <w:pStyle w:val="Normal"/>
        <w:jc w:val="left"/>
        <w:rPr>
          <w:szCs w:val="24"/>
        </w:rPr>
      </w:pPr>
      <w:r>
        <w:rPr>
          <w:szCs w:val="24"/>
        </w:rPr>
        <w:tab/>
        <w:tab/>
        <w:tab/>
        <w:t>0,01</w:t>
        <w:tab/>
        <w:tab/>
        <w:t xml:space="preserve"> 0,06</w:t>
      </w:r>
    </w:p>
    <w:p>
      <w:pPr>
        <w:pStyle w:val="Normal"/>
        <w:jc w:val="left"/>
        <w:rPr/>
      </w:pPr>
      <w:r>
        <w:rPr>
          <w:szCs w:val="24"/>
        </w:rPr>
        <w:tab/>
        <w:t>→ 0,01.n = 0,06 → n = 6 → Công thức phân tử của X: C</w:t>
      </w:r>
      <w:r>
        <w:rPr>
          <w:szCs w:val="24"/>
          <w:vertAlign w:val="subscript"/>
        </w:rPr>
        <w:t>6</w:t>
      </w:r>
      <w:r>
        <w:rPr>
          <w:szCs w:val="24"/>
        </w:rPr>
        <w:t>H</w:t>
      </w:r>
      <w:r>
        <w:rPr>
          <w:szCs w:val="24"/>
          <w:vertAlign w:val="subscript"/>
        </w:rPr>
        <w:t>12</w:t>
      </w:r>
    </w:p>
    <w:p>
      <w:pPr>
        <w:pStyle w:val="Normal"/>
        <w:jc w:val="left"/>
        <w:rPr/>
      </w:pPr>
      <w:r>
        <w:rPr>
          <w:szCs w:val="24"/>
          <w:vertAlign w:val="subscript"/>
        </w:rPr>
        <w:tab/>
      </w:r>
      <w:r>
        <w:rPr>
          <w:szCs w:val="24"/>
        </w:rPr>
        <w:t>Vì X phản ứng được với H</w:t>
      </w:r>
      <w:r>
        <w:rPr>
          <w:szCs w:val="24"/>
          <w:vertAlign w:val="subscript"/>
        </w:rPr>
        <w:t>2</w:t>
      </w:r>
      <w:r>
        <w:rPr>
          <w:szCs w:val="24"/>
        </w:rPr>
        <w:t>/Ni → X chỉ có vòng 3 cạnh và 4 cạnh</w:t>
      </w:r>
    </w:p>
    <w:p>
      <w:pPr>
        <w:pStyle w:val="Normal"/>
        <w:jc w:val="left"/>
        <w:rPr>
          <w:szCs w:val="24"/>
        </w:rPr>
      </w:pPr>
      <w:r>
        <w:rPr>
          <w:szCs w:val="24"/>
        </w:rPr>
        <w:tab/>
        <w:tab/>
        <w:t xml:space="preserve">(1)  </w:t>
      </w:r>
      <w:r>
        <w:rPr/>
        <w:object w:dxaOrig="2828" w:dyaOrig="1187">
          <v:shapetype id="_x0000_tole_rId664" coordsize="21600,21600" o:spt="ole_rId6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4" type="_x0000_tole_rId664" style="width:77.4pt;height:32pt" filled="f" o:ole="">
            <v:imagedata r:id="rId665" o:title=""/>
          </v:shape>
          <o:OLEObject Type="Embed" ProgID="" ShapeID="ole_rId664" DrawAspect="Content" ObjectID="_763024381" r:id="rId664"/>
        </w:object>
      </w:r>
      <w:r>
        <w:rPr/>
        <w:tab/>
        <w:tab/>
        <w:tab/>
        <w:t xml:space="preserve">(5) </w:t>
      </w:r>
      <w:r>
        <w:rPr/>
        <w:object w:dxaOrig="2627" w:dyaOrig="1714">
          <v:shapetype id="_x0000_tole_rId666" coordsize="21600,21600" o:spt="ole_rId6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6" type="_x0000_tole_rId666" style="width:76.85pt;height:49.65pt" filled="f" o:ole="">
            <v:imagedata r:id="rId667" o:title=""/>
          </v:shape>
          <o:OLEObject Type="Embed" ProgID="" ShapeID="ole_rId666" DrawAspect="Content" ObjectID="_1230480670" r:id="rId666"/>
        </w:object>
      </w:r>
    </w:p>
    <w:p>
      <w:pPr>
        <w:pStyle w:val="Normal"/>
        <w:ind w:firstLine="720" w:left="720" w:right="0"/>
        <w:jc w:val="left"/>
        <w:rPr/>
      </w:pPr>
      <w:r>
        <w:rPr/>
        <w:t xml:space="preserve">(2)  </w:t>
      </w:r>
      <w:r>
        <w:rPr/>
        <w:object w:dxaOrig="2269" w:dyaOrig="1864">
          <v:shapetype id="_x0000_tole_rId668" coordsize="21600,21600" o:spt="ole_rId6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8" type="_x0000_tole_rId668" style="width:53pt;height:43.45pt" filled="f" o:ole="">
            <v:imagedata r:id="rId669" o:title=""/>
          </v:shape>
          <o:OLEObject Type="Embed" ProgID="" ShapeID="ole_rId668" DrawAspect="Content" ObjectID="_1220654658" r:id="rId668"/>
        </w:object>
      </w:r>
      <w:r>
        <w:rPr/>
        <w:tab/>
        <w:tab/>
        <w:tab/>
        <w:t xml:space="preserve">(6)   </w:t>
      </w:r>
      <w:r>
        <w:rPr/>
        <w:object w:dxaOrig="2838" w:dyaOrig="1801">
          <v:shapetype id="_x0000_tole_rId670" coordsize="21600,21600" o:spt="ole_rId6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0" type="_x0000_tole_rId670" style="width:64.55pt;height:41.05pt" filled="f" o:ole="">
            <v:imagedata r:id="rId671" o:title=""/>
          </v:shape>
          <o:OLEObject Type="Embed" ProgID="" ShapeID="ole_rId670" DrawAspect="Content" ObjectID="_258588182" r:id="rId670"/>
        </w:object>
      </w:r>
    </w:p>
    <w:p>
      <w:pPr>
        <w:pStyle w:val="Normal"/>
        <w:ind w:firstLine="720" w:left="720" w:right="0"/>
        <w:jc w:val="left"/>
        <w:rPr/>
      </w:pPr>
      <w:r>
        <w:rPr/>
        <w:tab/>
        <w:t xml:space="preserve">(3) </w:t>
      </w:r>
      <w:r>
        <w:rPr/>
        <w:object w:dxaOrig="2406" w:dyaOrig="1404">
          <v:shapetype id="_x0000_tole_rId672" coordsize="21600,21600" o:spt="ole_rId6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2" type="_x0000_tole_rId672" style="width:63.15pt;height:37.05pt" filled="f" o:ole="">
            <v:imagedata r:id="rId673" o:title=""/>
          </v:shape>
          <o:OLEObject Type="Embed" ProgID="" ShapeID="ole_rId672" DrawAspect="Content" ObjectID="_849672789" r:id="rId672"/>
        </w:object>
      </w:r>
      <w:r>
        <w:rPr/>
        <w:t xml:space="preserve"> </w:t>
        <w:tab/>
        <w:tab/>
        <w:tab/>
        <w:t xml:space="preserve">(7) </w:t>
      </w:r>
      <w:r>
        <w:rPr/>
        <w:object w:dxaOrig="2838" w:dyaOrig="1801">
          <v:shapetype id="_x0000_tole_rId674" coordsize="21600,21600" o:spt="ole_rId6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4" type="_x0000_tole_rId674" style="width:72.1pt;height:46.2pt" filled="f" o:ole="">
            <v:imagedata r:id="rId675" o:title=""/>
          </v:shape>
          <o:OLEObject Type="Embed" ProgID="" ShapeID="ole_rId674" DrawAspect="Content" ObjectID="_71941781" r:id="rId674"/>
        </w:object>
      </w:r>
    </w:p>
    <w:p>
      <w:pPr>
        <w:pStyle w:val="Normal"/>
        <w:ind w:firstLine="720" w:left="720" w:right="0"/>
        <w:jc w:val="left"/>
        <w:rPr/>
      </w:pPr>
      <w:r>
        <w:rPr/>
        <w:tab/>
        <w:t xml:space="preserve">(4) </w:t>
      </w:r>
      <w:r>
        <w:rPr/>
        <w:object w:dxaOrig="3177" w:dyaOrig="1015">
          <v:shapetype id="_x0000_tole_rId676" coordsize="21600,21600" o:spt="ole_rId6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6" type="_x0000_tole_rId676" style="width:86.9pt;height:27.85pt" filled="f" o:ole="">
            <v:imagedata r:id="rId677" o:title=""/>
          </v:shape>
          <o:OLEObject Type="Embed" ProgID="" ShapeID="ole_rId676" DrawAspect="Content" ObjectID="_1168192571" r:id="rId676"/>
        </w:object>
      </w:r>
      <w:r>
        <w:rPr/>
        <w:tab/>
        <w:tab/>
        <w:tab/>
        <w:t xml:space="preserve">(8)  </w:t>
      </w:r>
      <w:r>
        <w:rPr/>
        <w:object w:dxaOrig="2838" w:dyaOrig="2250">
          <v:shapetype id="_x0000_tole_rId678" coordsize="21600,21600" o:spt="ole_rId6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8" type="_x0000_tole_rId678" style="width:63.85pt;height:52.85pt" filled="f" o:ole="">
            <v:imagedata r:id="rId679" o:title=""/>
          </v:shape>
          <o:OLEObject Type="Embed" ProgID="" ShapeID="ole_rId678" DrawAspect="Content" ObjectID="_910245047" r:id="rId678"/>
        </w:object>
      </w:r>
    </w:p>
    <w:p>
      <w:pPr>
        <w:pStyle w:val="Normal"/>
        <w:ind w:firstLine="720" w:left="720" w:right="0"/>
        <w:jc w:val="left"/>
        <w:rPr/>
      </w:pPr>
      <w:r>
        <w:rPr/>
        <w:tab/>
        <w:t xml:space="preserve">(9) </w:t>
      </w:r>
      <w:r>
        <w:rPr/>
        <w:object w:dxaOrig="4578" w:dyaOrig="2032">
          <v:shapetype id="_x0000_tole_rId680" coordsize="21600,21600" o:spt="ole_rId6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0" type="_x0000_tole_rId680" style="width:99.8pt;height:44.25pt" filled="f" o:ole="">
            <v:imagedata r:id="rId681" o:title=""/>
          </v:shape>
          <o:OLEObject Type="Embed" ProgID="" ShapeID="ole_rId680" DrawAspect="Content" ObjectID="_928489649" r:id="rId680"/>
        </w:object>
      </w:r>
      <w:r>
        <w:rPr/>
        <w:tab/>
        <w:tab/>
        <w:t xml:space="preserve">(10) </w:t>
      </w:r>
      <w:r>
        <w:rPr/>
        <w:object w:dxaOrig="3666" w:dyaOrig="2850">
          <v:shapetype id="_x0000_tole_rId682" coordsize="21600,21600" o:spt="ole_rId6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2" type="_x0000_tole_rId682" style="width:77.55pt;height:60.4pt" filled="f" o:ole="">
            <v:imagedata r:id="rId683" o:title=""/>
          </v:shape>
          <o:OLEObject Type="Embed" ProgID="" ShapeID="ole_rId682" DrawAspect="Content" ObjectID="_178671978" r:id="rId682"/>
        </w:objec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lang w:val="vi-VN"/>
              </w:rPr>
            </w:pPr>
            <w:r>
              <w:rPr>
                <w:b/>
                <w:lang w:val="vi-VN"/>
              </w:rPr>
              <w:t xml:space="preserve">(1)    </w:t>
            </w:r>
            <w:r>
              <w:rPr>
                <w:lang w:val="vi-VN"/>
              </w:rPr>
              <w:t xml:space="preserve">Nhầm lẫn đồng phân xicloankan vòng 5 cạnh có khả năng phản ứng được với dịch </w:t>
            </w:r>
          </w:p>
          <w:p>
            <w:pPr>
              <w:pStyle w:val="Normal"/>
              <w:jc w:val="left"/>
              <w:rPr/>
            </w:pPr>
            <w:r>
              <w:rPr>
                <w:rFonts w:eastAsia="Times New Roman"/>
                <w:lang w:val="vi-VN"/>
              </w:rPr>
              <w:t xml:space="preserve">          </w:t>
            </w:r>
            <w:r>
              <w:rPr>
                <w:lang w:val="vi-VN"/>
              </w:rPr>
              <w:t>H</w:t>
            </w:r>
            <w:r>
              <w:rPr>
                <w:vertAlign w:val="subscript"/>
                <w:lang w:val="vi-VN"/>
              </w:rPr>
              <w:t>2</w:t>
            </w:r>
            <w:r>
              <w:rPr>
                <w:lang w:val="vi-VN"/>
              </w:rPr>
              <w:t xml:space="preserve">/Ni  </w:t>
            </w:r>
            <w:r>
              <w:rPr>
                <w:b/>
                <w:lang w:val="vi-VN"/>
              </w:rPr>
              <w:t xml:space="preserve">→ </w:t>
            </w:r>
            <w:r>
              <w:rPr>
                <w:lang w:val="vi-VN"/>
              </w:rPr>
              <w:t>thêm đồng phân</w:t>
            </w:r>
          </w:p>
          <w:p>
            <w:pPr>
              <w:pStyle w:val="Normal"/>
              <w:jc w:val="left"/>
              <w:rPr>
                <w:lang w:val="vi-VN"/>
              </w:rPr>
            </w:pPr>
            <w:r>
              <w:rPr>
                <w:rFonts w:eastAsia="Times New Roman"/>
                <w:lang w:val="vi-VN"/>
              </w:rPr>
              <w:t xml:space="preserve">                                                        </w:t>
            </w:r>
            <w:r>
              <w:rPr/>
              <w:object w:dxaOrig="2661" w:dyaOrig="1367">
                <v:shapetype id="_x0000_tole_rId684" coordsize="21600,21600" o:spt="ole_rId6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4" type="_x0000_tole_rId684" style="width:89pt;height:45.6pt" filled="f" o:ole="">
                  <v:imagedata r:id="rId685" o:title=""/>
                </v:shape>
                <o:OLEObject Type="Embed" ProgID="" ShapeID="ole_rId684" DrawAspect="Content" ObjectID="_1303208630" r:id="rId684"/>
              </w:object>
            </w:r>
            <w:r>
              <w:rPr>
                <w:rFonts w:eastAsia="Times New Roman"/>
                <w:b/>
                <w:lang w:val="vi-VN"/>
              </w:rPr>
              <w:t xml:space="preserve">   </w:t>
            </w:r>
            <w:r>
              <w:rPr>
                <w:b/>
                <w:lang w:val="vi-VN"/>
              </w:rPr>
              <w:t>→</w:t>
            </w:r>
            <w:r>
              <w:rPr>
                <w:rFonts w:eastAsia="Times New Roman"/>
                <w:b/>
                <w:lang w:val="vi-VN"/>
              </w:rPr>
              <w:t xml:space="preserve"> </w:t>
            </w:r>
            <w:r>
              <w:rPr>
                <w:b/>
                <w:lang w:val="vi-VN"/>
              </w:rPr>
              <w:t xml:space="preserve">Chọn B.  </w:t>
            </w:r>
          </w:p>
          <w:p>
            <w:pPr>
              <w:pStyle w:val="Normal"/>
              <w:jc w:val="left"/>
              <w:rPr>
                <w:lang w:val="vi-VN"/>
              </w:rPr>
            </w:pPr>
            <w:r>
              <w:rPr>
                <w:b/>
                <w:lang w:val="vi-VN"/>
              </w:rPr>
              <w:t xml:space="preserve">(2)      </w:t>
            </w:r>
            <w:r>
              <w:rPr>
                <w:lang w:val="vi-VN"/>
              </w:rPr>
              <w:t xml:space="preserve">Nhầm lẫn đồng phân xicloankan vòng 5, 6 cạnh có khả năng phản ứng được với dịch </w:t>
            </w:r>
          </w:p>
          <w:p>
            <w:pPr>
              <w:pStyle w:val="Normal"/>
              <w:jc w:val="left"/>
              <w:rPr>
                <w:lang w:val="vi-VN"/>
              </w:rPr>
            </w:pPr>
            <w:r>
              <w:rPr>
                <w:rFonts w:eastAsia="Times New Roman"/>
                <w:lang w:val="vi-VN"/>
              </w:rPr>
              <w:t xml:space="preserve">          </w:t>
            </w:r>
            <w:r>
              <w:rPr>
                <w:lang w:val="vi-VN"/>
              </w:rPr>
              <w:t>H</w:t>
            </w:r>
            <w:r>
              <w:rPr>
                <w:vertAlign w:val="subscript"/>
                <w:lang w:val="vi-VN"/>
              </w:rPr>
              <w:t>2</w:t>
            </w:r>
            <w:r>
              <w:rPr>
                <w:lang w:val="vi-VN"/>
              </w:rPr>
              <w:t xml:space="preserve">/Ni  </w:t>
            </w:r>
            <w:r>
              <w:rPr>
                <w:b/>
                <w:lang w:val="vi-VN"/>
              </w:rPr>
              <w:t xml:space="preserve">→ </w:t>
            </w:r>
            <w:r>
              <w:rPr>
                <w:lang w:val="vi-VN"/>
              </w:rPr>
              <w:t>thêm đồng phân</w:t>
            </w:r>
          </w:p>
          <w:p>
            <w:pPr>
              <w:pStyle w:val="Normal"/>
              <w:jc w:val="left"/>
              <w:rPr>
                <w:lang w:val="vi-VN"/>
              </w:rPr>
            </w:pPr>
            <w:r>
              <w:rPr>
                <w:rFonts w:eastAsia="Times New Roman"/>
                <w:lang w:val="vi-VN"/>
              </w:rPr>
              <w:t xml:space="preserve">                                      </w:t>
            </w:r>
            <w:r>
              <w:rPr>
                <w:lang w:val="vi-VN"/>
              </w:rPr>
              <w:t xml:space="preserve">(10)   </w:t>
            </w:r>
            <w:r>
              <w:rPr/>
              <w:object w:dxaOrig="2661" w:dyaOrig="1367">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89pt;height:45.6pt" filled="f" o:ole="">
                  <v:imagedata r:id="rId687" o:title=""/>
                </v:shape>
                <o:OLEObject Type="Embed" ProgID="" ShapeID="ole_rId686" DrawAspect="Content" ObjectID="_28677606" r:id="rId686"/>
              </w:object>
            </w:r>
            <w:r>
              <w:rPr>
                <w:lang w:val="vi-VN"/>
              </w:rPr>
              <w:t xml:space="preserve">         (11)</w:t>
            </w:r>
            <w:r>
              <w:rPr/>
              <w:object w:dxaOrig="1087" w:dyaOrig="1043">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44.8pt;height:43.15pt" filled="f" o:ole="">
                  <v:imagedata r:id="rId689" o:title=""/>
                </v:shape>
                <o:OLEObject Type="Embed" ProgID="" ShapeID="ole_rId688" DrawAspect="Content" ObjectID="_1218963153" r:id="rId688"/>
              </w:object>
            </w:r>
            <w:r>
              <w:rPr>
                <w:lang w:val="vi-VN"/>
              </w:rPr>
              <w:t xml:space="preserve">   </w:t>
            </w:r>
            <w:r>
              <w:rPr>
                <w:b/>
                <w:lang w:val="vi-VN"/>
              </w:rPr>
              <w:t>→Chọn C.</w:t>
            </w:r>
          </w:p>
          <w:p>
            <w:pPr>
              <w:pStyle w:val="Normal"/>
              <w:jc w:val="left"/>
              <w:rPr/>
            </w:pPr>
            <w:r>
              <w:rPr>
                <w:rFonts w:eastAsia="Times New Roman"/>
                <w:b/>
                <w:lang w:val="vi-VN"/>
              </w:rPr>
              <w:t xml:space="preserve"> </w:t>
            </w:r>
            <w:r>
              <w:rPr>
                <w:b/>
                <w:lang w:val="vi-VN"/>
              </w:rPr>
              <w:t xml:space="preserve">(3)       </w:t>
            </w:r>
            <w:r>
              <w:rPr>
                <w:lang w:val="vi-VN"/>
              </w:rPr>
              <w:t xml:space="preserve">Nhầm độ bội là số liên kết </w:t>
            </w:r>
            <w:r>
              <w:rPr/>
              <w:t>π</w:t>
            </w:r>
            <w:r>
              <w:rPr>
                <w:lang w:val="vi-VN"/>
              </w:rPr>
              <w:t xml:space="preserve"> →</w:t>
            </w:r>
            <w:r>
              <w:rPr>
                <w:b/>
                <w:lang w:val="vi-VN"/>
              </w:rPr>
              <w:t xml:space="preserve">  </w:t>
            </w:r>
            <w:r>
              <w:rPr>
                <w:lang w:val="vi-VN"/>
              </w:rPr>
              <w:t>Số đồng phân của X</w:t>
            </w:r>
          </w:p>
          <w:p>
            <w:pPr>
              <w:pStyle w:val="Normal"/>
              <w:jc w:val="left"/>
              <w:rPr/>
            </w:pPr>
            <w:r>
              <w:rPr>
                <w:rFonts w:eastAsia="Times New Roman"/>
              </w:rPr>
              <w:t xml:space="preserve">                  </w:t>
            </w:r>
            <w:r>
              <w:rPr/>
              <w:object w:dxaOrig="3159" w:dyaOrig="1201">
                <v:shapetype id="_x0000_tole_rId690" coordsize="21600,21600" o:spt="ole_rId6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0" type="_x0000_tole_rId690" style="width:100.35pt;height:38pt" filled="f" o:ole="">
                  <v:imagedata r:id="rId691" o:title=""/>
                </v:shape>
                <o:OLEObject Type="Embed" ProgID="" ShapeID="ole_rId690" DrawAspect="Content" ObjectID="_720337796" r:id="rId690"/>
              </w:object>
            </w:r>
            <w:r>
              <w:rPr>
                <w:rFonts w:eastAsia="Times New Roman"/>
              </w:rPr>
              <w:t xml:space="preserve">               </w:t>
            </w:r>
            <w:r>
              <w:rPr/>
              <w:object w:dxaOrig="2937" w:dyaOrig="1420">
                <v:shapetype id="_x0000_tole_rId692" coordsize="21600,21600" o:spt="ole_rId6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2" type="_x0000_tole_rId692" style="width:89.6pt;height:43.8pt" filled="f" o:ole="">
                  <v:imagedata r:id="rId693" o:title=""/>
                </v:shape>
                <o:OLEObject Type="Embed" ProgID="" ShapeID="ole_rId692" DrawAspect="Content" ObjectID="_83724907" r:id="rId692"/>
              </w:object>
            </w:r>
            <w:r>
              <w:rPr>
                <w:rFonts w:eastAsia="Times New Roman"/>
              </w:rPr>
              <w:t xml:space="preserve">                 </w:t>
            </w:r>
            <w:r>
              <w:rPr/>
              <w:object w:dxaOrig="2354" w:dyaOrig="1511">
                <v:shapetype id="_x0000_tole_rId694" coordsize="21600,21600" o:spt="ole_rId6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4" type="_x0000_tole_rId694" style="width:62.85pt;height:40.05pt" filled="f" o:ole="">
                  <v:imagedata r:id="rId695" o:title=""/>
                </v:shape>
                <o:OLEObject Type="Embed" ProgID="" ShapeID="ole_rId694" DrawAspect="Content" ObjectID="_1174762975" r:id="rId694"/>
              </w:object>
            </w:r>
          </w:p>
          <w:p>
            <w:pPr>
              <w:pStyle w:val="Normal"/>
              <w:jc w:val="left"/>
              <w:rPr/>
            </w:pPr>
            <w:r>
              <w:rPr>
                <w:rFonts w:eastAsia="Times New Roman"/>
              </w:rPr>
              <w:t xml:space="preserve">                  </w:t>
            </w:r>
            <w:r>
              <w:rPr/>
              <w:object w:dxaOrig="3231" w:dyaOrig="1014">
                <v:shapetype id="_x0000_tole_rId696" coordsize="21600,21600" o:spt="ole_rId6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6" type="_x0000_tole_rId696" style="width:101.15pt;height:31.9pt" filled="f" o:ole="">
                  <v:imagedata r:id="rId697" o:title=""/>
                </v:shape>
                <o:OLEObject Type="Embed" ProgID="" ShapeID="ole_rId696" DrawAspect="Content" ObjectID="_696358048" r:id="rId696"/>
              </w:object>
            </w:r>
            <w:r>
              <w:rPr>
                <w:rFonts w:eastAsia="Times New Roman"/>
              </w:rPr>
              <w:t xml:space="preserve">              </w:t>
            </w:r>
            <w:r>
              <w:rPr/>
              <w:object w:dxaOrig="2793" w:dyaOrig="2113">
                <v:shapetype id="_x0000_tole_rId698" coordsize="21600,21600" o:spt="ole_rId6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8" type="_x0000_tole_rId698" style="width:74pt;height:56.1pt" filled="f" o:ole="">
                  <v:imagedata r:id="rId699" o:title=""/>
                </v:shape>
                <o:OLEObject Type="Embed" ProgID="" ShapeID="ole_rId698" DrawAspect="Content" ObjectID="_356680346" r:id="rId698"/>
              </w:object>
            </w:r>
            <w:r>
              <w:rPr>
                <w:rFonts w:eastAsia="Times New Roman"/>
              </w:rPr>
              <w:t xml:space="preserve">                </w:t>
            </w:r>
          </w:p>
          <w:p>
            <w:pPr>
              <w:pStyle w:val="Normal"/>
              <w:jc w:val="left"/>
              <w:rPr>
                <w:lang w:val="vi-VN"/>
              </w:rPr>
            </w:pPr>
            <w:r>
              <w:rPr>
                <w:rFonts w:eastAsia="Times New Roman"/>
              </w:rPr>
              <w:t xml:space="preserve">                  </w:t>
            </w:r>
            <w:r>
              <w:rPr/>
              <w:object w:dxaOrig="3246" w:dyaOrig="1014">
                <v:shapetype id="_x0000_tole_rId700" coordsize="21600,21600" o:spt="ole_rId7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0" type="_x0000_tole_rId700" style="width:100.45pt;height:31.05pt" filled="f" o:ole="">
                  <v:imagedata r:id="rId701" o:title=""/>
                </v:shape>
                <o:OLEObject Type="Embed" ProgID="" ShapeID="ole_rId700" DrawAspect="Content" ObjectID="_1457876399" r:id="rId700"/>
              </w:object>
            </w:r>
          </w:p>
          <w:p>
            <w:pPr>
              <w:pStyle w:val="Normal"/>
              <w:jc w:val="left"/>
              <w:rPr>
                <w:b/>
                <w:lang w:val="vi-VN"/>
              </w:rPr>
            </w:pPr>
            <w:r>
              <w:rPr>
                <w:rFonts w:eastAsia="Times New Roman"/>
                <w:b/>
                <w:lang w:val="vi-VN"/>
              </w:rPr>
              <w:t xml:space="preserve">          </w:t>
            </w:r>
            <w:r>
              <w:rPr>
                <w:rFonts w:eastAsia="Times New Roman"/>
                <w:b/>
              </w:rPr>
              <w:t xml:space="preserve">       </w:t>
            </w:r>
            <w:r>
              <w:rPr>
                <w:rFonts w:eastAsia="Times New Roman"/>
                <w:b/>
                <w:lang w:val="vi-VN"/>
              </w:rPr>
              <w:t xml:space="preserve"> </w:t>
            </w:r>
            <w:r>
              <w:rPr>
                <w:b/>
                <w:lang w:val="vi-VN"/>
              </w:rPr>
              <w:t>→</w:t>
            </w:r>
            <w:r>
              <w:rPr>
                <w:b/>
                <w:lang w:val="vi-VN"/>
              </w:rPr>
              <w:t>Chọn A.</w:t>
            </w:r>
          </w:p>
        </w:tc>
      </w:tr>
    </w:tbl>
    <w:p>
      <w:pPr>
        <w:pStyle w:val="Normal"/>
        <w:jc w:val="left"/>
        <w:rPr/>
      </w:pPr>
      <w:r>
        <w:rPr>
          <w:b/>
          <w:color w:val="FF0000"/>
          <w:szCs w:val="24"/>
          <w:lang w:val="vi-VN"/>
        </w:rPr>
        <w:t>Câu 22:</w:t>
      </w:r>
      <w:r>
        <w:rPr>
          <w:szCs w:val="24"/>
          <w:lang w:val="vi-VN"/>
        </w:rPr>
        <w:t xml:space="preserve"> </w:t>
      </w:r>
      <w:r>
        <w:rPr>
          <w:b/>
          <w:color w:val="0000FF"/>
          <w:szCs w:val="24"/>
          <w:lang w:val="vi-VN"/>
        </w:rPr>
        <w:t>Đáp án C</w:t>
      </w:r>
    </w:p>
    <w:p>
      <w:pPr>
        <w:pStyle w:val="Normal"/>
        <w:ind w:firstLine="720" w:right="0"/>
        <w:jc w:val="left"/>
        <w:rPr/>
      </w:pPr>
      <w:r>
        <w:rPr>
          <w:szCs w:val="24"/>
        </w:rPr>
        <w:t xml:space="preserve">Chọn </w:t>
      </w:r>
      <w:r>
        <w:rPr/>
        <w:object w:dxaOrig="4180" w:dyaOrig="460">
          <v:shapetype id="_x0000_tole_rId702" coordsize="21600,21600" o:spt="ole_rId7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2" type="_x0000_tole_rId702" style="width:209pt;height:23pt" filled="f" o:ole="">
            <v:imagedata r:id="rId703" o:title=""/>
          </v:shape>
          <o:OLEObject Type="Embed" ProgID="" ShapeID="ole_rId702" DrawAspect="Content" ObjectID="_680789932" r:id="rId702"/>
        </w:object>
      </w:r>
      <w:r>
        <w:rPr>
          <w:szCs w:val="24"/>
        </w:rPr>
        <w:t>X gồm các anol no</w:t>
      </w:r>
    </w:p>
    <w:p>
      <w:pPr>
        <w:pStyle w:val="Normal"/>
        <w:ind w:firstLine="720" w:right="0"/>
        <w:jc w:val="left"/>
        <w:rPr/>
      </w:pPr>
      <w:r>
        <w:rPr/>
        <w:object w:dxaOrig="2820" w:dyaOrig="460">
          <v:shapetype id="_x0000_tole_rId704" coordsize="21600,21600" o:spt="ole_rId7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4" type="_x0000_tole_rId704" style="width:141pt;height:23pt" filled="f" o:ole="">
            <v:imagedata r:id="rId705" o:title=""/>
          </v:shape>
          <o:OLEObject Type="Embed" ProgID="" ShapeID="ole_rId704" DrawAspect="Content" ObjectID="_960105498" r:id="rId704"/>
        </w:object>
      </w:r>
      <w:r>
        <w:rPr>
          <w:rFonts w:eastAsia="Times New Roman"/>
          <w:b/>
          <w:color w:val="0000FF"/>
          <w:szCs w:val="24"/>
          <w:lang w:val="vi-VN"/>
        </w:rPr>
        <w:t xml:space="preserve"> </w:t>
      </w:r>
    </w:p>
    <w:p>
      <w:pPr>
        <w:pStyle w:val="Normal"/>
        <w:ind w:firstLine="720" w:right="0"/>
        <w:jc w:val="left"/>
        <w:rPr>
          <w:szCs w:val="24"/>
        </w:rPr>
      </w:pPr>
      <w:r>
        <w:rPr>
          <w:szCs w:val="24"/>
          <w:lang w:val="vi-VN"/>
        </w:rPr>
        <w:t xml:space="preserve">Số nguyên tử cacbon trung bình trong hỗn hợp là: </w:t>
      </w:r>
      <w:r>
        <w:rPr/>
        <w:object w:dxaOrig="2620" w:dyaOrig="880">
          <v:shapetype id="_x0000_tole_rId706" coordsize="21600,21600" o:spt="ole_rId7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6" type="_x0000_tole_rId706" style="width:131pt;height:44pt" filled="f" o:ole="">
            <v:imagedata r:id="rId707" o:title=""/>
          </v:shape>
          <o:OLEObject Type="Embed" ProgID="" ShapeID="ole_rId706" DrawAspect="Content" ObjectID="_2110248457" r:id="rId706"/>
        </w:object>
      </w:r>
      <w:r>
        <w:rPr>
          <w:szCs w:val="24"/>
          <w:lang w:val="vi-VN"/>
        </w:rPr>
        <w:t xml:space="preserve"> </w:t>
      </w:r>
      <w:r>
        <w:rPr>
          <w:szCs w:val="24"/>
        </w:rPr>
        <w:t>(*)</w:t>
      </w:r>
    </w:p>
    <w:p>
      <w:pPr>
        <w:pStyle w:val="Normal"/>
        <w:ind w:left="720" w:right="0"/>
        <w:jc w:val="left"/>
        <w:rPr/>
      </w:pPr>
      <w:r>
        <w:rPr>
          <w:szCs w:val="24"/>
        </w:rPr>
        <w:t>Do X gồm 2 ancol thuộc cùng dãy đồng đẳng và các ancol này là đa chức nên hỗn hợp X phải có C</w:t>
      </w:r>
      <w:r>
        <w:rPr>
          <w:szCs w:val="24"/>
          <w:vertAlign w:val="subscript"/>
        </w:rPr>
        <w:t>2</w:t>
      </w:r>
      <w:r>
        <w:rPr>
          <w:szCs w:val="24"/>
        </w:rPr>
        <w:t>H</w:t>
      </w:r>
      <w:r>
        <w:rPr>
          <w:szCs w:val="24"/>
          <w:vertAlign w:val="subscript"/>
        </w:rPr>
        <w:t>4</w:t>
      </w:r>
      <w:r>
        <w:rPr>
          <w:szCs w:val="24"/>
        </w:rPr>
        <w:t>(OH)</w:t>
      </w:r>
      <w:r>
        <w:rPr>
          <w:szCs w:val="24"/>
          <w:vertAlign w:val="subscript"/>
        </w:rPr>
        <w:t>2</w:t>
      </w:r>
      <w:r>
        <w:rPr>
          <w:szCs w:val="24"/>
        </w:rPr>
        <w:t xml:space="preserve"> → </w:t>
      </w:r>
      <w:r>
        <w:rPr>
          <w:b/>
          <w:szCs w:val="24"/>
        </w:rPr>
        <w:t>Loại A, B.</w:t>
      </w:r>
    </w:p>
    <w:p>
      <w:pPr>
        <w:pStyle w:val="Normal"/>
        <w:ind w:left="720" w:right="0"/>
        <w:jc w:val="left"/>
        <w:rPr>
          <w:szCs w:val="24"/>
        </w:rPr>
      </w:pPr>
      <w:r>
        <w:rPr>
          <w:szCs w:val="24"/>
        </w:rPr>
        <w:t xml:space="preserve">Kết hợp điều kiện (*)→ </w:t>
      </w:r>
      <w:r>
        <w:rPr>
          <w:b/>
          <w:szCs w:val="24"/>
        </w:rPr>
        <w:t>Loại D.</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lang w:val="vi-VN"/>
              </w:rPr>
            </w:pPr>
            <w:r>
              <w:rPr>
                <w:b/>
                <w:lang w:val="vi-VN"/>
              </w:rPr>
              <w:t xml:space="preserve">(1)      </w:t>
            </w:r>
            <w:r>
              <w:rPr>
                <w:lang w:val="vi-VN"/>
              </w:rPr>
              <w:t xml:space="preserve">Không đọc kĩ đề bài, sau khi tính được </w:t>
            </w:r>
            <w:r>
              <w:rPr>
                <w:lang w:val="vi-VN"/>
              </w:rPr>
              <w:object w:dxaOrig="240" w:dyaOrig="360">
                <v:shapetype id="_x0000_tole_rId708" coordsize="21600,21600" o:spt="ole_rId7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8" type="_x0000_tole_rId708" style="width:12pt;height:18pt" filled="f" o:ole="">
                  <v:imagedata r:id="rId709" o:title=""/>
                </v:shape>
                <o:OLEObject Type="Embed" ProgID="" ShapeID="ole_rId708" DrawAspect="Content" ObjectID="_641662053" r:id="rId708"/>
              </w:object>
            </w:r>
            <w:r>
              <w:rPr>
                <w:lang w:val="vi-VN"/>
              </w:rPr>
              <w:t xml:space="preserve">= 3 </w:t>
            </w:r>
            <w:r>
              <w:rPr>
                <w:b/>
                <w:lang w:val="vi-VN"/>
              </w:rPr>
              <w:t xml:space="preserve">→ </w:t>
            </w:r>
            <w:r>
              <w:rPr>
                <w:lang w:val="vi-VN"/>
              </w:rPr>
              <w:t>Kết luận luôn hai ancol là đơn</w:t>
            </w:r>
          </w:p>
          <w:p>
            <w:pPr>
              <w:pStyle w:val="Normal"/>
              <w:jc w:val="left"/>
              <w:rPr/>
            </w:pPr>
            <w:r>
              <w:rPr>
                <w:rFonts w:eastAsia="Times New Roman"/>
                <w:lang w:val="vi-VN"/>
              </w:rPr>
              <w:t xml:space="preserve">           </w:t>
            </w:r>
            <w:r>
              <w:rPr>
                <w:lang w:val="vi-VN"/>
              </w:rPr>
              <w:t xml:space="preserve">chức: </w:t>
            </w:r>
            <w:r>
              <w:rPr/>
              <w:object w:dxaOrig="920" w:dyaOrig="380">
                <v:shapetype id="_x0000_tole_rId710" coordsize="21600,21600" o:spt="ole_rId7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0" type="_x0000_tole_rId710" style="width:46pt;height:19pt" filled="f" o:ole="">
                  <v:imagedata r:id="rId711" o:title=""/>
                </v:shape>
                <o:OLEObject Type="Embed" ProgID="" ShapeID="ole_rId710" DrawAspect="Content" ObjectID="_423707791" r:id="rId710"/>
              </w:object>
            </w:r>
            <w:r>
              <w:rPr>
                <w:lang w:val="vi-VN"/>
              </w:rPr>
              <w:t xml:space="preserve">và </w:t>
            </w:r>
            <w:r>
              <w:rPr/>
              <w:object w:dxaOrig="940" w:dyaOrig="380">
                <v:shapetype id="_x0000_tole_rId712" coordsize="21600,21600" o:spt="ole_rId7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2" type="_x0000_tole_rId712" style="width:47pt;height:19pt" filled="f" o:ole="">
                  <v:imagedata r:id="rId713" o:title=""/>
                </v:shape>
                <o:OLEObject Type="Embed" ProgID="" ShapeID="ole_rId712" DrawAspect="Content" ObjectID="_1389525540" r:id="rId712"/>
              </w:object>
            </w:r>
            <w:r>
              <w:rPr>
                <w:lang w:val="vi-VN"/>
              </w:rPr>
              <w:t xml:space="preserve"> </w:t>
            </w:r>
            <w:r>
              <w:rPr>
                <w:b/>
                <w:lang w:val="vi-VN"/>
              </w:rPr>
              <w:t xml:space="preserve">→ </w:t>
            </w:r>
            <w:r>
              <w:rPr>
                <w:lang w:val="vi-VN"/>
              </w:rPr>
              <w:t xml:space="preserve"> </w:t>
            </w:r>
            <w:r>
              <w:rPr>
                <w:b/>
                <w:lang w:val="vi-VN"/>
              </w:rPr>
              <w:t xml:space="preserve">Chọn B.  </w:t>
            </w:r>
          </w:p>
          <w:p>
            <w:pPr>
              <w:pStyle w:val="Normal"/>
              <w:jc w:val="left"/>
              <w:rPr>
                <w:lang w:val="vi-VN"/>
              </w:rPr>
            </w:pPr>
            <w:r>
              <w:rPr>
                <w:b/>
                <w:lang w:val="vi-VN"/>
              </w:rPr>
              <w:t xml:space="preserve">(2)      </w:t>
            </w:r>
            <w:r>
              <w:rPr>
                <w:lang w:val="vi-VN"/>
              </w:rPr>
              <w:t xml:space="preserve">Tính được </w:t>
            </w:r>
            <w:r>
              <w:rPr>
                <w:lang w:val="vi-VN"/>
              </w:rPr>
              <w:object w:dxaOrig="240" w:dyaOrig="360">
                <v:shapetype id="_x0000_tole_rId714" coordsize="21600,21600" o:spt="ole_rId7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4" type="_x0000_tole_rId714" style="width:12pt;height:18pt" filled="f" o:ole="">
                  <v:imagedata r:id="rId715" o:title=""/>
                </v:shape>
                <o:OLEObject Type="Embed" ProgID="" ShapeID="ole_rId714" DrawAspect="Content" ObjectID="_1625031926" r:id="rId714"/>
              </w:object>
            </w:r>
            <w:r>
              <w:rPr>
                <w:lang w:val="vi-VN"/>
              </w:rPr>
              <w:t>= 3 → 1 ancol là glixerol :</w:t>
            </w:r>
            <w:r>
              <w:rPr>
                <w:b/>
                <w:lang w:val="vi-VN"/>
              </w:rPr>
              <w:t xml:space="preserve"> </w:t>
            </w:r>
            <w:r>
              <w:rPr/>
              <w:object w:dxaOrig="1160" w:dyaOrig="380">
                <v:shapetype id="_x0000_tole_rId716" coordsize="21600,21600" o:spt="ole_rId7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6" type="_x0000_tole_rId716" style="width:58pt;height:19pt" filled="f" o:ole="">
                  <v:imagedata r:id="rId717" o:title=""/>
                </v:shape>
                <o:OLEObject Type="Embed" ProgID="" ShapeID="ole_rId716" DrawAspect="Content" ObjectID="_98328205" r:id="rId716"/>
              </w:object>
            </w:r>
            <w:r>
              <w:rPr>
                <w:b/>
                <w:lang w:val="vi-VN"/>
              </w:rPr>
              <w:t xml:space="preserve">→ </w:t>
            </w:r>
            <w:r>
              <w:rPr>
                <w:lang w:val="vi-VN"/>
              </w:rPr>
              <w:t xml:space="preserve"> </w:t>
            </w:r>
            <w:r>
              <w:rPr>
                <w:b/>
                <w:lang w:val="vi-VN"/>
              </w:rPr>
              <w:t xml:space="preserve">Chọn A.  </w:t>
            </w:r>
          </w:p>
          <w:p>
            <w:pPr>
              <w:pStyle w:val="Normal"/>
              <w:jc w:val="left"/>
              <w:rPr>
                <w:lang w:val="vi-VN"/>
              </w:rPr>
            </w:pPr>
            <w:r>
              <w:rPr>
                <w:b/>
                <w:lang w:val="vi-VN"/>
              </w:rPr>
              <w:t xml:space="preserve">(3)       </w:t>
            </w:r>
            <w:r>
              <w:rPr>
                <w:lang w:val="vi-VN"/>
              </w:rPr>
              <w:t>Không đọc kĩ đề bài nghĩ rằng đây là hai ancol đồng đẳng kế tiếp</w:t>
            </w:r>
            <w:r>
              <w:rPr>
                <w:b/>
                <w:lang w:val="vi-VN"/>
              </w:rPr>
              <w:t xml:space="preserve"> → Chọn D.</w:t>
            </w:r>
          </w:p>
        </w:tc>
      </w:tr>
    </w:tbl>
    <w:p>
      <w:pPr>
        <w:pStyle w:val="Normal"/>
        <w:jc w:val="left"/>
        <w:rPr>
          <w:b/>
          <w:color w:val="0000FF"/>
          <w:szCs w:val="24"/>
          <w:lang w:val="vi-VN"/>
        </w:rPr>
      </w:pPr>
      <w:r>
        <w:rPr>
          <w:b/>
          <w:color w:val="FF0000"/>
          <w:szCs w:val="24"/>
          <w:lang w:val="vi-VN"/>
        </w:rPr>
        <w:t>Câu 23:</w:t>
      </w:r>
      <w:r>
        <w:rPr>
          <w:szCs w:val="24"/>
          <w:lang w:val="vi-VN"/>
        </w:rPr>
        <w:t xml:space="preserve"> </w:t>
      </w:r>
      <w:r>
        <w:rPr>
          <w:b/>
          <w:color w:val="0000FF"/>
          <w:szCs w:val="24"/>
          <w:lang w:val="vi-VN"/>
        </w:rPr>
        <w:t>Đáp án A</w:t>
      </w:r>
    </w:p>
    <w:p>
      <w:pPr>
        <w:pStyle w:val="Normal"/>
        <w:ind w:firstLine="720" w:left="720" w:right="0"/>
        <w:jc w:val="left"/>
        <w:rPr/>
      </w:pPr>
      <w:r>
        <w:rPr/>
        <w:object w:dxaOrig="3879" w:dyaOrig="1340">
          <v:shapetype id="_x0000_tole_rId718" coordsize="21600,21600" o:spt="ole_rId7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8" type="_x0000_tole_rId718" style="width:193.95pt;height:67pt" filled="f" o:ole="">
            <v:imagedata r:id="rId719" o:title=""/>
          </v:shape>
          <o:OLEObject Type="Embed" ProgID="" ShapeID="ole_rId718" DrawAspect="Content" ObjectID="_1737831912" r:id="rId718"/>
        </w:object>
      </w:r>
      <w:r>
        <w:rPr>
          <w:rFonts w:eastAsia="Times New Roman"/>
        </w:rPr>
        <w:t xml:space="preserve"> </w:t>
      </w:r>
    </w:p>
    <w:p>
      <w:pPr>
        <w:pStyle w:val="Normal"/>
        <w:ind w:firstLine="720" w:left="720" w:right="0"/>
        <w:jc w:val="left"/>
        <w:rPr>
          <w:lang w:val="fr-FR"/>
        </w:rPr>
      </w:pPr>
      <w:r>
        <w:rPr>
          <w:lang w:val="fr-FR"/>
        </w:rPr>
        <w:t>Ta thấy</w:t>
      </w:r>
    </w:p>
    <w:p>
      <w:pPr>
        <w:pStyle w:val="Normal"/>
        <w:ind w:firstLine="720" w:left="720" w:right="0"/>
        <w:jc w:val="left"/>
        <w:rPr>
          <w:lang w:val="fr-FR"/>
        </w:rPr>
      </w:pPr>
      <w:r>
        <w:rPr/>
        <w:object w:dxaOrig="8199" w:dyaOrig="1600">
          <v:shapetype id="_x0000_tole_rId720" coordsize="21600,21600" o:spt="ole_rId7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0" type="_x0000_tole_rId720" style="width:409.95pt;height:80pt" filled="f" o:ole="">
            <v:imagedata r:id="rId721" o:title=""/>
          </v:shape>
          <o:OLEObject Type="Embed" ProgID="" ShapeID="ole_rId720" DrawAspect="Content" ObjectID="_1638024424" r:id="rId720"/>
        </w:object>
      </w:r>
      <w:r>
        <w:rPr>
          <w:rFonts w:eastAsia="Times New Roman"/>
          <w:lang w:val="fr-FR"/>
        </w:rPr>
        <w:t xml:space="preserve"> </w:t>
      </w:r>
      <w:r>
        <w:rPr>
          <w:lang w:val="fr-FR"/>
        </w:rPr>
        <w:tab/>
        <w:t>→ 2 andehit là HCHO và CH</w:t>
      </w:r>
      <w:r>
        <w:rPr>
          <w:vertAlign w:val="subscript"/>
          <w:lang w:val="fr-FR"/>
        </w:rPr>
        <w:t>3</w:t>
      </w:r>
      <w:r>
        <w:rPr>
          <w:lang w:val="fr-FR"/>
        </w:rPr>
        <w:t>CHO → 2 ancol là CH</w:t>
      </w:r>
      <w:r>
        <w:rPr>
          <w:vertAlign w:val="subscript"/>
          <w:lang w:val="fr-FR"/>
        </w:rPr>
        <w:t>3</w:t>
      </w:r>
      <w:r>
        <w:rPr>
          <w:lang w:val="fr-FR"/>
        </w:rPr>
        <w:t>OH và C</w:t>
      </w:r>
      <w:r>
        <w:rPr>
          <w:vertAlign w:val="subscript"/>
          <w:lang w:val="fr-FR"/>
        </w:rPr>
        <w:t>2</w:t>
      </w:r>
      <w:r>
        <w:rPr>
          <w:lang w:val="fr-FR"/>
        </w:rPr>
        <w:t>H</w:t>
      </w:r>
      <w:r>
        <w:rPr>
          <w:vertAlign w:val="subscript"/>
          <w:lang w:val="fr-FR"/>
        </w:rPr>
        <w:t>5</w:t>
      </w:r>
      <w:r>
        <w:rPr>
          <w:lang w:val="fr-FR"/>
        </w:rPr>
        <w:t>OH</w:t>
      </w:r>
    </w:p>
    <w:p>
      <w:pPr>
        <w:pStyle w:val="Normal"/>
        <w:rPr/>
      </w:pPr>
      <w:r>
        <w:rPr>
          <w:lang w:val="fr-FR"/>
        </w:rPr>
        <w:tab/>
        <w:tab/>
      </w:r>
      <w:r>
        <w:rPr/>
        <w:object w:dxaOrig="4780" w:dyaOrig="1540">
          <v:shapetype id="_x0000_tole_rId722" coordsize="21600,21600" o:spt="ole_rId7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2" type="_x0000_tole_rId722" style="width:239pt;height:77pt" filled="f" o:ole="">
            <v:imagedata r:id="rId723" o:title=""/>
          </v:shape>
          <o:OLEObject Type="Embed" ProgID="" ShapeID="ole_rId722" DrawAspect="Content" ObjectID="_1852284131" r:id="rId722"/>
        </w:object>
      </w:r>
      <w:r>
        <w:rPr>
          <w:lang w:val="fr-FR"/>
        </w:rPr>
        <w:t xml:space="preserve"> </w:t>
      </w:r>
    </w:p>
    <w:p>
      <w:pPr>
        <w:pStyle w:val="Normal"/>
        <w:rPr/>
      </w:pPr>
      <w:r>
        <w:rPr>
          <w:lang w:val="fr-FR"/>
        </w:rPr>
        <w:tab/>
        <w:tab/>
        <w:t>→ m = 0,1.32 + 0,1.46 = 7,8g</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b/>
                <w:lang w:val="vi-VN"/>
              </w:rPr>
            </w:pPr>
            <w:r>
              <w:rPr>
                <w:b/>
                <w:lang w:val="vi-VN"/>
              </w:rPr>
              <w:t>Áp dụng sai công thức tính % số mol:</w:t>
            </w:r>
          </w:p>
          <w:p>
            <w:pPr>
              <w:pStyle w:val="Normal"/>
              <w:jc w:val="left"/>
              <w:rPr>
                <w:lang w:val="vi-VN"/>
              </w:rPr>
            </w:pPr>
            <w:r>
              <w:rPr>
                <w:rFonts w:eastAsia="Times New Roman"/>
                <w:lang w:val="vi-VN"/>
              </w:rPr>
              <w:t xml:space="preserve">        </w:t>
            </w:r>
            <w:r>
              <w:rPr>
                <w:b/>
                <w:lang w:val="vi-VN"/>
              </w:rPr>
              <w:t xml:space="preserve">(1)  </w:t>
            </w:r>
            <w:r>
              <w:rPr>
                <w:lang w:val="vi-VN"/>
              </w:rPr>
              <w:t xml:space="preserve">   </w:t>
            </w:r>
            <w:r>
              <w:rPr/>
              <w:object w:dxaOrig="4720" w:dyaOrig="760">
                <v:shapetype id="_x0000_tole_rId724" coordsize="21600,21600" o:spt="ole_rId7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4" type="_x0000_tole_rId724" style="width:236pt;height:38pt" filled="f" o:ole="">
                  <v:imagedata r:id="rId725" o:title=""/>
                </v:shape>
                <o:OLEObject Type="Embed" ProgID="" ShapeID="ole_rId724" DrawAspect="Content" ObjectID="_419348449" r:id="rId724"/>
              </w:object>
            </w:r>
            <w:r>
              <w:rPr>
                <w:lang w:val="vi-VN"/>
              </w:rPr>
              <w:t xml:space="preserve"> </w:t>
            </w:r>
          </w:p>
          <w:p>
            <w:pPr>
              <w:pStyle w:val="Normal"/>
              <w:jc w:val="left"/>
              <w:rPr>
                <w:lang w:val="vi-VN"/>
              </w:rPr>
            </w:pPr>
            <w:r>
              <w:rPr>
                <w:rFonts w:eastAsia="Times New Roman"/>
                <w:b/>
              </w:rPr>
              <w:t xml:space="preserve">         </w:t>
            </w:r>
            <w:r>
              <w:rPr/>
              <w:t xml:space="preserve">Gọi </w:t>
            </w:r>
            <w:r>
              <w:rPr/>
              <w:object w:dxaOrig="820" w:dyaOrig="499">
                <v:shapetype id="_x0000_tole_rId726" coordsize="21600,21600" o:spt="ole_rId7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6" type="_x0000_tole_rId726" style="width:41pt;height:24.95pt" filled="f" o:ole="">
                  <v:imagedata r:id="rId727" o:title=""/>
                </v:shape>
                <o:OLEObject Type="Embed" ProgID="" ShapeID="ole_rId726" DrawAspect="Content" ObjectID="_180351510" r:id="rId726"/>
              </w:object>
            </w:r>
            <w:r>
              <w:rPr/>
              <w:t>= a mol</w:t>
            </w:r>
            <w:r>
              <w:rPr>
                <w:b/>
              </w:rPr>
              <w:t xml:space="preserve"> </w:t>
            </w:r>
            <w:r>
              <w:rPr>
                <w:b/>
                <w:lang w:val="vi-VN"/>
              </w:rPr>
              <w:t xml:space="preserve">→ </w:t>
            </w:r>
            <w:r>
              <w:rPr/>
              <w:object w:dxaOrig="660" w:dyaOrig="420">
                <v:shapetype id="_x0000_tole_rId728" coordsize="21600,21600" o:spt="ole_rId7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8" type="_x0000_tole_rId728" style="width:33pt;height:21pt" filled="f" o:ole="">
                  <v:imagedata r:id="rId729" o:title=""/>
                </v:shape>
                <o:OLEObject Type="Embed" ProgID="" ShapeID="ole_rId728" DrawAspect="Content" ObjectID="_2067642153" r:id="rId728"/>
              </w:object>
            </w:r>
            <w:r>
              <w:rPr/>
              <w:t xml:space="preserve">=3a mol </w:t>
            </w:r>
            <w:r>
              <w:rPr/>
              <w:object w:dxaOrig="3420" w:dyaOrig="420">
                <v:shapetype id="_x0000_tole_rId730" coordsize="21600,21600" o:spt="ole_rId7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0" type="_x0000_tole_rId730" style="width:171pt;height:21pt" filled="f" o:ole="">
                  <v:imagedata r:id="rId731" o:title=""/>
                </v:shape>
                <o:OLEObject Type="Embed" ProgID="" ShapeID="ole_rId730" DrawAspect="Content" ObjectID="_1305082767" r:id="rId730"/>
              </w:object>
            </w:r>
            <w:r>
              <w:rPr/>
              <w:t xml:space="preserve"> </w:t>
            </w:r>
            <w:r>
              <w:rPr>
                <w:lang w:val="vi-VN"/>
              </w:rPr>
              <w:t xml:space="preserve"> </w:t>
            </w:r>
          </w:p>
          <w:p>
            <w:pPr>
              <w:pStyle w:val="Normal"/>
              <w:jc w:val="left"/>
              <w:rPr/>
            </w:pPr>
            <w:r>
              <w:rPr>
                <w:rFonts w:eastAsia="Times New Roman"/>
                <w:lang w:val="vi-VN"/>
              </w:rPr>
              <w:t xml:space="preserve">        </w:t>
            </w:r>
            <w:r>
              <w:rPr>
                <w:lang w:val="vi-VN"/>
              </w:rPr>
              <w:t>→</w:t>
            </w:r>
            <w:r>
              <w:rPr>
                <w:rFonts w:eastAsia="Times New Roman"/>
                <w:lang w:val="vi-VN"/>
              </w:rPr>
              <w:t xml:space="preserve"> </w:t>
            </w:r>
            <w:r>
              <w:rPr>
                <w:lang w:val="vi-VN"/>
              </w:rPr>
              <w:t xml:space="preserve">m = 3.0,05.32 + 0,05.46 = 7,8g </w:t>
            </w:r>
            <w:r>
              <w:rPr>
                <w:b/>
                <w:lang w:val="vi-VN"/>
              </w:rPr>
              <w:t xml:space="preserve">→ Chọn B.  </w:t>
            </w:r>
          </w:p>
          <w:p>
            <w:pPr>
              <w:pStyle w:val="Normal"/>
              <w:jc w:val="left"/>
              <w:rPr>
                <w:b/>
                <w:lang w:val="vi-VN"/>
              </w:rPr>
            </w:pPr>
            <w:r>
              <w:rPr>
                <w:rFonts w:eastAsia="Times New Roman"/>
                <w:b/>
                <w:lang w:val="vi-VN"/>
              </w:rPr>
              <w:t xml:space="preserve">          </w:t>
            </w:r>
            <w:r>
              <w:rPr>
                <w:b/>
                <w:lang w:val="vi-VN"/>
              </w:rPr>
              <w:t xml:space="preserve">(2)    </w:t>
            </w:r>
            <w:r>
              <w:rPr/>
              <w:object w:dxaOrig="4860" w:dyaOrig="760">
                <v:shapetype id="_x0000_tole_rId732" coordsize="21600,21600" o:spt="ole_rId7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2" type="_x0000_tole_rId732" style="width:243pt;height:38pt" filled="f" o:ole="">
                  <v:imagedata r:id="rId733" o:title=""/>
                </v:shape>
                <o:OLEObject Type="Embed" ProgID="" ShapeID="ole_rId732" DrawAspect="Content" ObjectID="_517430671" r:id="rId732"/>
              </w:object>
            </w:r>
            <w:r>
              <w:rPr>
                <w:b/>
                <w:lang w:val="vi-VN"/>
              </w:rPr>
              <w:t xml:space="preserve">  </w:t>
            </w:r>
          </w:p>
          <w:p>
            <w:pPr>
              <w:pStyle w:val="Normal"/>
              <w:jc w:val="left"/>
              <w:rPr/>
            </w:pPr>
            <w:r>
              <w:rPr>
                <w:rFonts w:eastAsia="Times New Roman"/>
                <w:b/>
              </w:rPr>
              <w:t xml:space="preserve">          </w:t>
            </w:r>
            <w:r>
              <w:rPr/>
              <w:t xml:space="preserve">Gọi </w:t>
            </w:r>
            <w:r>
              <w:rPr/>
              <w:object w:dxaOrig="660" w:dyaOrig="420">
                <v:shapetype id="_x0000_tole_rId734" coordsize="21600,21600" o:spt="ole_rId7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4" type="_x0000_tole_rId734" style="width:33pt;height:21pt" filled="f" o:ole="">
                  <v:imagedata r:id="rId735" o:title=""/>
                </v:shape>
                <o:OLEObject Type="Embed" ProgID="" ShapeID="ole_rId734" DrawAspect="Content" ObjectID="_53882466" r:id="rId734"/>
              </w:object>
            </w:r>
            <w:r>
              <w:rPr/>
              <w:t>= a mol</w:t>
            </w:r>
            <w:r>
              <w:rPr>
                <w:b/>
              </w:rPr>
              <w:t xml:space="preserve"> </w:t>
            </w:r>
            <w:r>
              <w:rPr>
                <w:b/>
                <w:lang w:val="vi-VN"/>
              </w:rPr>
              <w:t xml:space="preserve">→ </w:t>
            </w:r>
            <w:r>
              <w:rPr/>
              <w:object w:dxaOrig="820" w:dyaOrig="499">
                <v:shapetype id="_x0000_tole_rId736" coordsize="21600,21600" o:spt="ole_rId7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6" type="_x0000_tole_rId736" style="width:41pt;height:24.95pt" filled="f" o:ole="">
                  <v:imagedata r:id="rId737" o:title=""/>
                </v:shape>
                <o:OLEObject Type="Embed" ProgID="" ShapeID="ole_rId736" DrawAspect="Content" ObjectID="_1758490095" r:id="rId736"/>
              </w:object>
            </w:r>
            <w:r>
              <w:rPr/>
              <w:t xml:space="preserve">= 2a mol </w:t>
            </w:r>
            <w:r>
              <w:rPr/>
              <w:object w:dxaOrig="3260" w:dyaOrig="620">
                <v:shapetype id="_x0000_tole_rId738" coordsize="21600,21600" o:spt="ole_rId7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8" type="_x0000_tole_rId738" style="width:163pt;height:31pt" filled="f" o:ole="">
                  <v:imagedata r:id="rId739" o:title=""/>
                </v:shape>
                <o:OLEObject Type="Embed" ProgID="" ShapeID="ole_rId738" DrawAspect="Content" ObjectID="_831055167" r:id="rId738"/>
              </w:object>
            </w:r>
            <w:r>
              <w:rPr/>
              <w:t xml:space="preserve"> </w:t>
            </w:r>
          </w:p>
          <w:p>
            <w:pPr>
              <w:pStyle w:val="Normal"/>
              <w:jc w:val="left"/>
              <w:rPr>
                <w:lang w:val="vi-VN"/>
              </w:rPr>
            </w:pPr>
            <w:r>
              <w:rPr>
                <w:rFonts w:eastAsia="Times New Roman"/>
              </w:rPr>
              <w:t xml:space="preserve">         </w:t>
            </w:r>
            <w:r>
              <w:rPr>
                <w:rFonts w:eastAsia="Times New Roman"/>
                <w:lang w:val="vi-VN"/>
              </w:rPr>
              <w:t xml:space="preserve"> </w:t>
            </w:r>
            <w:r>
              <w:rPr>
                <w:lang w:val="vi-VN"/>
              </w:rPr>
              <w:t>→</w:t>
            </w:r>
            <w:r>
              <w:rPr>
                <w:rFonts w:eastAsia="Times New Roman"/>
                <w:lang w:val="vi-VN"/>
              </w:rPr>
              <w:t xml:space="preserve"> </w:t>
            </w:r>
            <w:r>
              <w:rPr>
                <w:lang w:val="vi-VN"/>
              </w:rPr>
              <w:t xml:space="preserve">m = </w:t>
            </w:r>
            <w:r>
              <w:rPr>
                <w:lang w:val="vi-VN"/>
              </w:rPr>
              <w:object w:dxaOrig="480" w:dyaOrig="680">
                <v:shapetype id="_x0000_tole_rId740" coordsize="21600,21600" o:spt="ole_rId7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0" type="_x0000_tole_rId740" style="width:24pt;height:34pt" filled="f" o:ole="">
                  <v:imagedata r:id="rId741" o:title=""/>
                </v:shape>
                <o:OLEObject Type="Embed" ProgID="" ShapeID="ole_rId740" DrawAspect="Content" ObjectID="_1561595367" r:id="rId740"/>
              </w:object>
            </w:r>
            <w:r>
              <w:rPr>
                <w:lang w:val="vi-VN"/>
              </w:rPr>
              <w:t>.32 + 2.</w:t>
            </w:r>
            <w:r>
              <w:rPr>
                <w:lang w:val="vi-VN"/>
              </w:rPr>
              <w:object w:dxaOrig="480" w:dyaOrig="680">
                <v:shapetype id="_x0000_tole_rId742" coordsize="21600,21600" o:spt="ole_rId7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2" type="_x0000_tole_rId742" style="width:24pt;height:34pt" filled="f" o:ole="">
                  <v:imagedata r:id="rId743" o:title=""/>
                </v:shape>
                <o:OLEObject Type="Embed" ProgID="" ShapeID="ole_rId742" DrawAspect="Content" ObjectID="_2136649190" r:id="rId742"/>
              </w:object>
            </w:r>
            <w:r>
              <w:rPr>
                <w:lang w:val="vi-VN"/>
              </w:rPr>
              <w:t xml:space="preserve">.46 = 7,233g  </w:t>
            </w:r>
            <w:r>
              <w:rPr>
                <w:b/>
                <w:lang w:val="vi-VN"/>
              </w:rPr>
              <w:t xml:space="preserve">→ </w:t>
            </w:r>
            <w:r>
              <w:rPr>
                <w:lang w:val="vi-VN"/>
              </w:rPr>
              <w:t xml:space="preserve"> </w:t>
            </w:r>
            <w:r>
              <w:rPr>
                <w:b/>
                <w:lang w:val="vi-VN"/>
              </w:rPr>
              <w:t xml:space="preserve">Chọn C.  </w:t>
            </w:r>
          </w:p>
          <w:p>
            <w:pPr>
              <w:pStyle w:val="Normal"/>
              <w:jc w:val="left"/>
              <w:rPr>
                <w:b/>
                <w:lang w:val="vi-VN"/>
              </w:rPr>
            </w:pPr>
            <w:r>
              <w:rPr>
                <w:b/>
                <w:lang w:val="vi-VN"/>
              </w:rPr>
              <w:t>Sai tỉ lệ phản ứng với AgNO</w:t>
            </w:r>
            <w:r>
              <w:rPr>
                <w:b/>
                <w:vertAlign w:val="subscript"/>
                <w:lang w:val="vi-VN"/>
              </w:rPr>
              <w:t>3</w:t>
            </w:r>
            <w:r>
              <w:rPr>
                <w:b/>
                <w:lang w:val="vi-VN"/>
              </w:rPr>
              <w:t>/NH</w:t>
            </w:r>
            <w:r>
              <w:rPr>
                <w:b/>
                <w:vertAlign w:val="subscript"/>
                <w:lang w:val="vi-VN"/>
              </w:rPr>
              <w:t>3</w:t>
            </w:r>
          </w:p>
          <w:p>
            <w:pPr>
              <w:pStyle w:val="Normal"/>
              <w:jc w:val="left"/>
              <w:rPr/>
            </w:pPr>
            <w:r>
              <w:rPr>
                <w:rFonts w:eastAsia="Times New Roman"/>
                <w:b/>
                <w:lang w:val="vi-VN"/>
              </w:rPr>
              <w:t xml:space="preserve"> </w:t>
            </w:r>
            <w:r>
              <w:rPr>
                <w:rFonts w:eastAsia="Times New Roman"/>
                <w:b/>
              </w:rPr>
              <w:t xml:space="preserve">             </w:t>
            </w:r>
            <w:r>
              <w:rPr/>
              <w:object w:dxaOrig="3600" w:dyaOrig="440">
                <v:shapetype id="_x0000_tole_rId744" coordsize="21600,21600" o:spt="ole_rId7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4" type="_x0000_tole_rId744" style="width:180pt;height:22pt" filled="f" o:ole="">
                  <v:imagedata r:id="rId745" o:title=""/>
                </v:shape>
                <o:OLEObject Type="Embed" ProgID="" ShapeID="ole_rId744" DrawAspect="Content" ObjectID="_1893803427" r:id="rId744"/>
              </w:object>
            </w:r>
          </w:p>
          <w:p>
            <w:pPr>
              <w:pStyle w:val="Normal"/>
              <w:jc w:val="left"/>
              <w:rPr/>
            </w:pPr>
            <w:r>
              <w:rPr>
                <w:rFonts w:eastAsia="Times New Roman"/>
              </w:rPr>
              <w:t xml:space="preserve">           </w:t>
            </w:r>
            <w:r>
              <w:rPr>
                <w:lang w:val="vi-VN"/>
              </w:rPr>
              <w:t>→</w:t>
            </w:r>
            <w:r>
              <w:rPr>
                <w:rFonts w:eastAsia="Times New Roman"/>
                <w:lang w:val="vi-VN"/>
              </w:rPr>
              <w:t xml:space="preserve"> </w:t>
            </w:r>
            <w:r>
              <w:rPr>
                <w:lang w:val="vi-VN"/>
              </w:rPr>
              <w:t>m = 0,0</w:t>
            </w:r>
            <w:r>
              <w:rPr/>
              <w:t>87</w:t>
            </w:r>
            <w:r>
              <w:rPr>
                <w:lang w:val="vi-VN"/>
              </w:rPr>
              <w:t xml:space="preserve">5.32 + </w:t>
            </w:r>
            <w:r>
              <w:rPr/>
              <w:t>3.</w:t>
            </w:r>
            <w:r>
              <w:rPr>
                <w:lang w:val="vi-VN"/>
              </w:rPr>
              <w:t>0,0</w:t>
            </w:r>
            <w:r>
              <w:rPr/>
              <w:t>87</w:t>
            </w:r>
            <w:r>
              <w:rPr>
                <w:lang w:val="vi-VN"/>
              </w:rPr>
              <w:t xml:space="preserve">5.46 = </w:t>
            </w:r>
            <w:r>
              <w:rPr/>
              <w:t>14,</w:t>
            </w:r>
            <w:r>
              <w:rPr>
                <w:lang w:val="vi-VN"/>
              </w:rPr>
              <w:t>8</w:t>
            </w:r>
            <w:r>
              <w:rPr/>
              <w:t>75</w:t>
            </w:r>
            <w:r>
              <w:rPr>
                <w:lang w:val="vi-VN"/>
              </w:rPr>
              <w:t>g</w:t>
            </w:r>
            <w:r>
              <w:rPr/>
              <w:t xml:space="preserve"> </w:t>
            </w:r>
            <w:r>
              <w:rPr>
                <w:b/>
                <w:lang w:val="vi-VN"/>
              </w:rPr>
              <w:t>→ Chọn D.</w:t>
            </w:r>
          </w:p>
        </w:tc>
      </w:tr>
    </w:tbl>
    <w:p>
      <w:pPr>
        <w:pStyle w:val="Normal"/>
        <w:jc w:val="left"/>
        <w:rPr>
          <w:b/>
          <w:color w:val="0000FF"/>
          <w:szCs w:val="24"/>
          <w:lang w:val="vi-VN"/>
        </w:rPr>
      </w:pPr>
      <w:r>
        <w:rPr>
          <w:b/>
          <w:color w:val="FF0000"/>
          <w:szCs w:val="24"/>
          <w:lang w:val="vi-VN"/>
        </w:rPr>
        <w:t>Câu 24:</w:t>
      </w:r>
      <w:r>
        <w:rPr>
          <w:szCs w:val="24"/>
          <w:lang w:val="vi-VN"/>
        </w:rPr>
        <w:t xml:space="preserve"> </w:t>
      </w:r>
      <w:r>
        <w:rPr>
          <w:b/>
          <w:color w:val="0000FF"/>
          <w:szCs w:val="24"/>
          <w:lang w:val="vi-VN"/>
        </w:rPr>
        <w:t>Đáp án C</w:t>
      </w:r>
    </w:p>
    <w:p>
      <w:pPr>
        <w:pStyle w:val="Normal"/>
        <w:ind w:firstLine="720" w:right="0"/>
        <w:jc w:val="left"/>
        <w:rPr>
          <w:lang w:val="vi-VN"/>
        </w:rPr>
      </w:pPr>
      <w:r>
        <w:rPr>
          <w:szCs w:val="24"/>
          <w:lang w:val="vi-VN"/>
        </w:rPr>
        <w:t>Gọi công thức chung của hỗn hợp X là :</w:t>
      </w:r>
      <w:r>
        <w:rPr>
          <w:lang w:val="vi-VN"/>
        </w:rPr>
        <w:t xml:space="preserve"> </w:t>
      </w:r>
      <w:r>
        <w:rPr/>
        <w:object w:dxaOrig="2640" w:dyaOrig="480">
          <v:shapetype id="_x0000_tole_rId746" coordsize="21600,21600" o:spt="ole_rId7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6" type="_x0000_tole_rId746" style="width:132pt;height:24pt" filled="f" o:ole="">
            <v:imagedata r:id="rId747" o:title=""/>
          </v:shape>
          <o:OLEObject Type="Embed" ProgID="" ShapeID="ole_rId746" DrawAspect="Content" ObjectID="_1062280449" r:id="rId746"/>
        </w:object>
      </w:r>
      <w:r>
        <w:rPr>
          <w:lang w:val="vi-VN"/>
        </w:rPr>
        <w:t xml:space="preserve"> </w:t>
      </w:r>
    </w:p>
    <w:p>
      <w:pPr>
        <w:pStyle w:val="Normal"/>
        <w:ind w:firstLine="720" w:right="0"/>
        <w:jc w:val="left"/>
        <w:rPr>
          <w:lang w:val="vi-VN"/>
        </w:rPr>
      </w:pPr>
      <w:r>
        <w:rPr/>
        <w:object w:dxaOrig="4140" w:dyaOrig="720">
          <v:shapetype id="_x0000_tole_rId748" coordsize="21600,21600" o:spt="ole_rId7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8" type="_x0000_tole_rId748" style="width:207pt;height:36pt" filled="f" o:ole="">
            <v:imagedata r:id="rId749" o:title=""/>
          </v:shape>
          <o:OLEObject Type="Embed" ProgID="" ShapeID="ole_rId748" DrawAspect="Content" ObjectID="_604864902" r:id="rId748"/>
        </w:object>
      </w:r>
    </w:p>
    <w:p>
      <w:pPr>
        <w:pStyle w:val="Normal"/>
        <w:jc w:val="left"/>
        <w:rPr>
          <w:lang w:val="fr-FR"/>
        </w:rPr>
      </w:pPr>
      <w:r>
        <w:rPr>
          <w:rFonts w:eastAsia="Times New Roman"/>
          <w:szCs w:val="24"/>
          <w:lang w:val="vi-VN"/>
        </w:rPr>
        <w:t xml:space="preserve">        </w:t>
      </w:r>
      <w:r>
        <w:rPr>
          <w:szCs w:val="24"/>
          <w:lang w:val="fr-FR"/>
        </w:rPr>
        <w:t>Ta thấy:</w:t>
      </w:r>
      <w:r>
        <w:rPr>
          <w:lang w:val="fr-FR"/>
        </w:rPr>
        <w:t xml:space="preserve"> </w:t>
      </w:r>
      <w:r>
        <w:rPr/>
        <w:object w:dxaOrig="7040" w:dyaOrig="740">
          <v:shapetype id="_x0000_tole_rId750" coordsize="21600,21600" o:spt="ole_rId7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0" type="_x0000_tole_rId750" style="width:352pt;height:37pt" filled="f" o:ole="">
            <v:imagedata r:id="rId751" o:title=""/>
          </v:shape>
          <o:OLEObject Type="Embed" ProgID="" ShapeID="ole_rId750" DrawAspect="Content" ObjectID="_394034907" r:id="rId750"/>
        </w:object>
      </w:r>
    </w:p>
    <w:p>
      <w:pPr>
        <w:pStyle w:val="Normal"/>
        <w:jc w:val="left"/>
        <w:rPr/>
      </w:pPr>
      <w:r>
        <w:rPr>
          <w:rFonts w:eastAsia="Times New Roman"/>
          <w:lang w:val="fr-FR"/>
        </w:rPr>
        <w:t xml:space="preserve">       </w:t>
      </w:r>
      <w:r>
        <w:rPr/>
        <w:object w:dxaOrig="2620" w:dyaOrig="840">
          <v:shapetype id="_x0000_tole_rId752" coordsize="21600,21600" o:spt="ole_rId7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2" type="_x0000_tole_rId752" style="width:131pt;height:42pt" filled="f" o:ole="">
            <v:imagedata r:id="rId753" o:title=""/>
          </v:shape>
          <o:OLEObject Type="Embed" ProgID="" ShapeID="ole_rId752" DrawAspect="Content" ObjectID="_294934134" r:id="rId752"/>
        </w:object>
      </w:r>
      <w:r>
        <w:rPr>
          <w:lang w:val="fr-FR"/>
        </w:rPr>
        <w:t>Hai anđehit là HCHO và C</w:t>
      </w:r>
      <w:r>
        <w:rPr>
          <w:vertAlign w:val="subscript"/>
          <w:lang w:val="fr-FR"/>
        </w:rPr>
        <w:t>2</w:t>
      </w:r>
      <w:r>
        <w:rPr>
          <w:lang w:val="fr-FR"/>
        </w:rPr>
        <w:t>H</w:t>
      </w:r>
      <w:r>
        <w:rPr>
          <w:vertAlign w:val="subscript"/>
          <w:lang w:val="fr-FR"/>
        </w:rPr>
        <w:t>5</w:t>
      </w:r>
      <w:r>
        <w:rPr>
          <w:lang w:val="fr-FR"/>
        </w:rPr>
        <w:t xml:space="preserve">CHO </w:t>
      </w:r>
      <w:r>
        <w:rPr>
          <w:b/>
          <w:lang w:val="vi-VN"/>
        </w:rPr>
        <w:t>→</w:t>
      </w:r>
      <w:r>
        <w:rPr>
          <w:b/>
          <w:lang w:val="fr-FR"/>
        </w:rPr>
        <w:t xml:space="preserve"> </w:t>
      </w:r>
      <w:r>
        <w:rPr>
          <w:lang w:val="fr-FR"/>
        </w:rPr>
        <w:t>hai ancol là CH</w:t>
      </w:r>
      <w:r>
        <w:rPr>
          <w:vertAlign w:val="subscript"/>
          <w:lang w:val="fr-FR"/>
        </w:rPr>
        <w:t>3</w:t>
      </w:r>
      <w:r>
        <w:rPr>
          <w:lang w:val="fr-FR"/>
        </w:rPr>
        <w:t>OH</w:t>
      </w:r>
    </w:p>
    <w:p>
      <w:pPr>
        <w:pStyle w:val="Normal"/>
        <w:jc w:val="left"/>
        <w:rPr/>
      </w:pPr>
      <w:r>
        <w:rPr>
          <w:rFonts w:eastAsia="Times New Roman"/>
          <w:lang w:val="fr-FR"/>
        </w:rPr>
        <w:t xml:space="preserve">       </w:t>
      </w:r>
      <w:r>
        <w:rPr>
          <w:lang w:val="fr-FR"/>
        </w:rPr>
        <w:t xml:space="preserve">và </w:t>
      </w:r>
      <w:r>
        <w:rPr>
          <w:lang w:val="fr-FR"/>
        </w:rPr>
        <w:object w:dxaOrig="2320" w:dyaOrig="420">
          <v:shapetype id="_x0000_tole_rId754" coordsize="21600,21600" o:spt="ole_rId7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4" type="_x0000_tole_rId754" style="width:116pt;height:21pt" filled="f" o:ole="">
            <v:imagedata r:id="rId755" o:title=""/>
          </v:shape>
          <o:OLEObject Type="Embed" ProgID="" ShapeID="ole_rId754" DrawAspect="Content" ObjectID="_1170117764" r:id="rId754"/>
        </w:object>
      </w:r>
      <w:r>
        <w:rPr>
          <w:lang w:val="fr-FR"/>
        </w:rPr>
        <w:t xml:space="preserve"> </w:t>
      </w:r>
    </w:p>
    <w:p>
      <w:pPr>
        <w:pStyle w:val="Normal"/>
        <w:jc w:val="left"/>
        <w:rPr/>
      </w:pPr>
      <w:r>
        <w:rPr>
          <w:rFonts w:eastAsia="Times New Roman"/>
          <w:lang w:val="fr-FR"/>
        </w:rPr>
        <w:t xml:space="preserve">        </w:t>
      </w:r>
      <w:r>
        <w:rPr>
          <w:lang w:val="fr-FR"/>
        </w:rPr>
        <w:t xml:space="preserve">Đặt </w:t>
      </w:r>
      <w:r>
        <w:rPr/>
        <w:object w:dxaOrig="4860" w:dyaOrig="620">
          <v:shapetype id="_x0000_tole_rId756" coordsize="21600,21600" o:spt="ole_rId7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6" type="_x0000_tole_rId756" style="width:243pt;height:31pt" filled="f" o:ole="">
            <v:imagedata r:id="rId757" o:title=""/>
          </v:shape>
          <o:OLEObject Type="Embed" ProgID="" ShapeID="ole_rId756" DrawAspect="Content" ObjectID="_1684428624" r:id="rId756"/>
        </w:object>
      </w:r>
    </w:p>
    <w:p>
      <w:pPr>
        <w:pStyle w:val="Normal"/>
        <w:jc w:val="left"/>
        <w:rPr>
          <w:lang w:val="fr-FR"/>
        </w:rPr>
      </w:pPr>
      <w:r>
        <w:rPr>
          <w:rFonts w:eastAsia="Times New Roman"/>
          <w:lang w:val="fr-FR"/>
        </w:rPr>
        <w:t xml:space="preserve">        </w:t>
      </w:r>
      <w:r>
        <w:rPr>
          <w:lang w:val="fr-FR"/>
        </w:rPr>
        <w:t>Ta có sơ đồ phản ứng:</w:t>
      </w:r>
    </w:p>
    <w:p>
      <w:pPr>
        <w:pStyle w:val="Normal"/>
        <w:jc w:val="left"/>
        <w:rPr>
          <w:lang w:val="fr-FR"/>
        </w:rPr>
      </w:pPr>
      <w:r>
        <w:rPr>
          <w:lang w:val="fr-FR"/>
        </w:rPr>
        <w:tab/>
      </w:r>
      <w:r>
        <w:rPr/>
        <w:object w:dxaOrig="4459" w:dyaOrig="800">
          <v:shapetype id="_x0000_tole_rId758" coordsize="21600,21600" o:spt="ole_rId7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8" type="_x0000_tole_rId758" style="width:222.95pt;height:40pt" filled="f" o:ole="">
            <v:imagedata r:id="rId759" o:title=""/>
          </v:shape>
          <o:OLEObject Type="Embed" ProgID="" ShapeID="ole_rId758" DrawAspect="Content" ObjectID="_444575078" r:id="rId758"/>
        </w:object>
      </w:r>
    </w:p>
    <w:p>
      <w:pPr>
        <w:pStyle w:val="Normal"/>
        <w:jc w:val="left"/>
        <w:rPr>
          <w:lang w:val="fr-FR"/>
        </w:rPr>
      </w:pPr>
      <w:r>
        <w:rPr>
          <w:rFonts w:eastAsia="Times New Roman"/>
          <w:lang w:val="fr-FR"/>
        </w:rPr>
        <w:t xml:space="preserve">         </w:t>
      </w:r>
      <w:r>
        <w:rPr>
          <w:lang w:val="fr-FR"/>
        </w:rPr>
        <w:t>Ta có hệ phương trình :</w:t>
      </w:r>
    </w:p>
    <w:p>
      <w:pPr>
        <w:pStyle w:val="Normal"/>
        <w:jc w:val="left"/>
        <w:rPr>
          <w:lang w:val="fr-FR"/>
        </w:rPr>
      </w:pPr>
      <w:r>
        <w:rPr>
          <w:rFonts w:eastAsia="Times New Roman"/>
          <w:lang w:val="fr-FR"/>
        </w:rPr>
        <w:t xml:space="preserve">          </w:t>
      </w:r>
      <w:r>
        <w:rPr/>
        <w:object w:dxaOrig="6399" w:dyaOrig="1040">
          <v:shapetype id="_x0000_tole_rId760" coordsize="21600,21600" o:spt="ole_rId7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0" type="_x0000_tole_rId760" style="width:319.95pt;height:52pt" filled="f" o:ole="">
            <v:imagedata r:id="rId761" o:title=""/>
          </v:shape>
          <o:OLEObject Type="Embed" ProgID="" ShapeID="ole_rId760" DrawAspect="Content" ObjectID="_810257604" r:id="rId760"/>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jc w:val="left"/>
              <w:rPr/>
            </w:pPr>
            <w:r>
              <w:rPr>
                <w:b/>
                <w:lang w:val="vi-VN"/>
              </w:rPr>
              <w:t>Áp dụng sai công thức đường chéo:</w:t>
            </w:r>
          </w:p>
          <w:p>
            <w:pPr>
              <w:pStyle w:val="Normal"/>
              <w:jc w:val="left"/>
              <w:rPr>
                <w:lang w:val="vi-VN"/>
              </w:rPr>
            </w:pPr>
            <w:r>
              <w:rPr>
                <w:rFonts w:eastAsia="Times New Roman"/>
                <w:lang w:val="vi-VN"/>
              </w:rPr>
              <w:t xml:space="preserve">          </w:t>
            </w:r>
            <w:r>
              <w:rPr>
                <w:b/>
                <w:lang w:val="vi-VN"/>
              </w:rPr>
              <w:t xml:space="preserve">(1)  </w:t>
            </w:r>
            <w:r>
              <w:rPr>
                <w:lang w:val="vi-VN"/>
              </w:rPr>
              <w:t xml:space="preserve">   </w:t>
            </w:r>
            <w:r>
              <w:rPr/>
              <w:object w:dxaOrig="5800" w:dyaOrig="1040">
                <v:shapetype id="_x0000_tole_rId762" coordsize="21600,21600" o:spt="ole_rId7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2" type="_x0000_tole_rId762" style="width:290pt;height:52pt" filled="f" o:ole="">
                  <v:imagedata r:id="rId763" o:title=""/>
                </v:shape>
                <o:OLEObject Type="Embed" ProgID="" ShapeID="ole_rId762" DrawAspect="Content" ObjectID="_47555162" r:id="rId762"/>
              </w:object>
            </w:r>
            <w:r>
              <w:rPr>
                <w:b/>
                <w:lang w:val="vi-VN"/>
              </w:rPr>
              <w:t xml:space="preserve">→ Chọn A.  </w:t>
            </w:r>
          </w:p>
          <w:p>
            <w:pPr>
              <w:pStyle w:val="Normal"/>
              <w:jc w:val="left"/>
              <w:rPr>
                <w:b/>
                <w:lang w:val="vi-VN"/>
              </w:rPr>
            </w:pPr>
            <w:r>
              <w:rPr>
                <w:rFonts w:eastAsia="Times New Roman"/>
                <w:b/>
                <w:lang w:val="vi-VN"/>
              </w:rPr>
              <w:t xml:space="preserve">          </w:t>
            </w:r>
            <w:r>
              <w:rPr>
                <w:b/>
                <w:lang w:val="vi-VN"/>
              </w:rPr>
              <w:t xml:space="preserve">(2)    </w:t>
            </w:r>
            <w:r>
              <w:rPr/>
              <w:object w:dxaOrig="5860" w:dyaOrig="1320">
                <v:shapetype id="_x0000_tole_rId764" coordsize="21600,21600" o:spt="ole_rId7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4" type="_x0000_tole_rId764" style="width:293pt;height:66pt" filled="f" o:ole="">
                  <v:imagedata r:id="rId765" o:title=""/>
                </v:shape>
                <o:OLEObject Type="Embed" ProgID="" ShapeID="ole_rId764" DrawAspect="Content" ObjectID="_63669039" r:id="rId764"/>
              </w:object>
            </w:r>
            <w:r>
              <w:rPr>
                <w:b/>
                <w:lang w:val="vi-VN"/>
              </w:rPr>
              <w:t xml:space="preserve">→ </w:t>
            </w:r>
            <w:r>
              <w:rPr>
                <w:lang w:val="vi-VN"/>
              </w:rPr>
              <w:t xml:space="preserve"> </w:t>
            </w:r>
            <w:r>
              <w:rPr>
                <w:b/>
                <w:lang w:val="vi-VN"/>
              </w:rPr>
              <w:t xml:space="preserve">Chọn B.  </w:t>
            </w:r>
          </w:p>
          <w:p>
            <w:pPr>
              <w:pStyle w:val="Normal"/>
              <w:jc w:val="left"/>
              <w:rPr>
                <w:lang w:val="vi-VN"/>
              </w:rPr>
            </w:pPr>
            <w:r>
              <w:rPr>
                <w:rFonts w:eastAsia="Times New Roman"/>
                <w:b/>
                <w:lang w:val="vi-VN"/>
              </w:rPr>
              <w:t xml:space="preserve">          </w:t>
            </w:r>
            <w:r>
              <w:rPr>
                <w:b/>
                <w:lang w:val="vi-VN"/>
              </w:rPr>
              <w:t xml:space="preserve">(3) </w:t>
            </w:r>
            <w:r>
              <w:rPr>
                <w:b/>
              </w:rPr>
              <w:t xml:space="preserve">   </w:t>
            </w:r>
            <w:r>
              <w:rPr/>
              <w:object w:dxaOrig="5820" w:dyaOrig="1320">
                <v:shapetype id="_x0000_tole_rId766" coordsize="21600,21600" o:spt="ole_rId7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6" type="_x0000_tole_rId766" style="width:291pt;height:66pt" filled="f" o:ole="">
                  <v:imagedata r:id="rId767" o:title=""/>
                </v:shape>
                <o:OLEObject Type="Embed" ProgID="" ShapeID="ole_rId766" DrawAspect="Content" ObjectID="_321781090" r:id="rId766"/>
              </w:object>
            </w:r>
            <w:r>
              <w:rPr>
                <w:b/>
                <w:lang w:val="vi-VN"/>
              </w:rPr>
              <w:t>→ Chọn D.</w:t>
            </w:r>
          </w:p>
        </w:tc>
      </w:tr>
    </w:tbl>
    <w:p>
      <w:pPr>
        <w:pStyle w:val="Normal"/>
        <w:jc w:val="left"/>
        <w:rPr>
          <w:szCs w:val="24"/>
          <w:lang w:val="vi-VN"/>
        </w:rPr>
      </w:pPr>
      <w:r>
        <w:rPr>
          <w:szCs w:val="24"/>
          <w:lang w:val="vi-VN"/>
        </w:rPr>
      </w:r>
    </w:p>
    <w:p>
      <w:pPr>
        <w:pStyle w:val="Normal"/>
        <w:rPr>
          <w:szCs w:val="24"/>
          <w:vertAlign w:val="subscript"/>
          <w:lang w:val="vi-VN"/>
        </w:rPr>
      </w:pPr>
      <w:r>
        <w:rPr>
          <w:szCs w:val="24"/>
          <w:vertAlign w:val="subscript"/>
          <w:lang w:val="vi-VN"/>
        </w:rPr>
      </w:r>
    </w:p>
    <w:sectPr>
      <w:headerReference w:type="default" r:id="rId768"/>
      <w:footerReference w:type="default" r:id="rId769"/>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Segoe UI">
    <w:charset w:val="00"/>
    <w:family w:val="swiss"/>
    <w:pitch w:val="variable"/>
  </w:font>
  <w:font w:name="Liberation Sans">
    <w:altName w:val="Arial"/>
    <w:charset w:val="01"/>
    <w:family w:val="swiss"/>
    <w:pitch w:val="variable"/>
  </w:font>
  <w:font w:name="Cambria Math">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Pr>
    <w:tblGrid>
      <w:gridCol w:w="1212"/>
      <w:gridCol w:w="7814"/>
    </w:tblGrid>
    <w:tr>
      <w:trPr/>
      <w:tc>
        <w:tcPr>
          <w:tcW w:w="1212" w:type="dxa"/>
          <w:tcBorders>
            <w:top w:val="single" w:sz="18" w:space="0" w:color="808080"/>
            <w:right w:val="single" w:sz="18" w:space="0" w:color="808080"/>
          </w:tcBorders>
        </w:tcPr>
        <w:p>
          <w:pPr>
            <w:pStyle w:val="Normal"/>
            <w:tabs>
              <w:tab w:val="clear" w:pos="720"/>
              <w:tab w:val="center" w:pos="4680" w:leader="none"/>
              <w:tab w:val="right" w:pos="9360" w:leader="none"/>
            </w:tabs>
            <w:jc w:val="right"/>
            <w:rPr>
              <w:b/>
              <w:color w:val="4F81BD"/>
              <w:szCs w:val="24"/>
            </w:rPr>
          </w:pPr>
          <w:r>
            <w:rPr>
              <w:b/>
              <w:color w:val="FF0000"/>
              <w:szCs w:val="24"/>
            </w:rPr>
            <w:t>Trang</w:t>
          </w:r>
          <w:r>
            <w:rPr>
              <w:szCs w:val="24"/>
            </w:rPr>
            <w:t xml:space="preserve"> </w:t>
          </w:r>
          <w:r>
            <w:rPr>
              <w:szCs w:val="24"/>
            </w:rPr>
            <w:fldChar w:fldCharType="begin"/>
          </w:r>
          <w:r>
            <w:rPr>
              <w:szCs w:val="24"/>
            </w:rPr>
            <w:instrText xml:space="preserve"> PAGE </w:instrText>
          </w:r>
          <w:r>
            <w:rPr>
              <w:szCs w:val="24"/>
            </w:rPr>
            <w:fldChar w:fldCharType="separate"/>
          </w:r>
          <w:r>
            <w:rPr>
              <w:szCs w:val="24"/>
            </w:rPr>
            <w:t>41</w:t>
          </w:r>
          <w:r>
            <w:rPr>
              <w:szCs w:val="24"/>
            </w:rPr>
            <w:fldChar w:fldCharType="end"/>
          </w:r>
        </w:p>
      </w:tc>
      <w:tc>
        <w:tcPr>
          <w:tcW w:w="7814" w:type="dxa"/>
          <w:tcBorders>
            <w:top w:val="single" w:sz="18" w:space="0" w:color="808080"/>
            <w:left w:val="single" w:sz="18" w:space="0" w:color="808080"/>
          </w:tcBorders>
        </w:tcPr>
        <w:p>
          <w:pPr>
            <w:pStyle w:val="Normal"/>
            <w:tabs>
              <w:tab w:val="clear" w:pos="720"/>
              <w:tab w:val="center" w:pos="4680" w:leader="none"/>
              <w:tab w:val="right" w:pos="9360" w:leader="none"/>
            </w:tabs>
            <w:snapToGrid w:val="false"/>
            <w:rPr>
              <w:b/>
              <w:color w:val="4F81BD"/>
              <w:szCs w:val="24"/>
            </w:rPr>
          </w:pPr>
          <w:r>
            <w:rPr>
              <w:b/>
              <w:color w:val="4F81BD"/>
              <w:szCs w:val="24"/>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jc w:val="both"/>
    </w:pPr>
    <w:rPr>
      <w:rFonts w:ascii="Times New Roman" w:hAnsi="Times New Roman" w:eastAsia="Calibri" w:cs="Times New Roman"/>
      <w:color w:val="auto"/>
      <w:sz w:val="24"/>
      <w:szCs w:val="22"/>
      <w:lang w:val="en-US"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DefaultParagraphFont">
    <w:name w:val="Default Paragraph Font"/>
    <w:qFormat/>
    <w:rPr/>
  </w:style>
  <w:style w:type="character" w:styleId="HeaderChar">
    <w:name w:val="Header Char"/>
    <w:qFormat/>
    <w:rPr>
      <w:rFonts w:ascii="Times New Roman" w:hAnsi="Times New Roman" w:cs="Times New Roman"/>
      <w:sz w:val="24"/>
      <w:szCs w:val="22"/>
    </w:rPr>
  </w:style>
  <w:style w:type="character" w:styleId="FooterChar">
    <w:name w:val="Footer Char"/>
    <w:qFormat/>
    <w:rPr>
      <w:rFonts w:ascii="Times New Roman" w:hAnsi="Times New Roman" w:cs="Times New Roman"/>
      <w:sz w:val="24"/>
      <w:szCs w:val="22"/>
    </w:rPr>
  </w:style>
  <w:style w:type="character" w:styleId="MTDisplayEquationChar">
    <w:name w:val="MTDisplayEquation Char"/>
    <w:qFormat/>
    <w:rPr>
      <w:rFonts w:ascii="Times New Roman" w:hAnsi="Times New Roman" w:cs="Times New Roman"/>
      <w:b/>
      <w:color w:val="00B050"/>
      <w:sz w:val="24"/>
      <w:szCs w:val="22"/>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844" w:leader="none"/>
        <w:tab w:val="right" w:pos="9689" w:leader="none"/>
      </w:tabs>
    </w:pPr>
    <w:rPr/>
  </w:style>
  <w:style w:type="paragraph" w:styleId="Footer">
    <w:name w:val="footer"/>
    <w:basedOn w:val="Normal"/>
    <w:pPr>
      <w:tabs>
        <w:tab w:val="clear" w:pos="720"/>
        <w:tab w:val="center" w:pos="4844" w:leader="none"/>
        <w:tab w:val="right" w:pos="9689" w:leader="none"/>
      </w:tabs>
    </w:pPr>
    <w:rPr/>
  </w:style>
  <w:style w:type="paragraph" w:styleId="ListParagraph">
    <w:name w:val="List Paragraph"/>
    <w:basedOn w:val="Normal"/>
    <w:qFormat/>
    <w:pPr>
      <w:spacing w:lineRule="auto" w:line="276" w:before="0" w:after="200"/>
      <w:ind w:hanging="0" w:left="720" w:right="0"/>
      <w:contextualSpacing/>
      <w:jc w:val="left"/>
    </w:pPr>
    <w:rPr>
      <w:rFonts w:ascii="Arial" w:hAnsi="Arial" w:eastAsia="Arial" w:cs="Times New Roman"/>
      <w:sz w:val="22"/>
    </w:rPr>
  </w:style>
  <w:style w:type="paragraph" w:styleId="MTDisplayEquation">
    <w:name w:val="MTDisplayEquation"/>
    <w:basedOn w:val="Normal"/>
    <w:next w:val="Normal"/>
    <w:qFormat/>
    <w:pPr>
      <w:tabs>
        <w:tab w:val="clear" w:pos="720"/>
        <w:tab w:val="center" w:pos="4520" w:leader="none"/>
        <w:tab w:val="right" w:pos="9020" w:leader="none"/>
      </w:tabs>
      <w:ind w:hanging="0" w:left="0" w:right="-329"/>
      <w:jc w:val="left"/>
    </w:pPr>
    <w:rPr>
      <w:b/>
      <w:color w:val="00B050"/>
      <w:lang w:val="vi-VN"/>
    </w:rPr>
  </w:style>
  <w:style w:type="paragraph" w:styleId="BalloonText">
    <w:name w:val="Balloon Text"/>
    <w:basedOn w:val="Normal"/>
    <w:qFormat/>
    <w:pPr>
      <w:spacing w:lineRule="auto" w:line="24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4.wmf"/><Relationship Id="rId18" Type="http://schemas.openxmlformats.org/officeDocument/2006/relationships/oleObject" Target="embeddings/oleObject9.bin"/><Relationship Id="rId19" Type="http://schemas.openxmlformats.org/officeDocument/2006/relationships/image" Target="media/image5.wmf"/><Relationship Id="rId20" Type="http://schemas.openxmlformats.org/officeDocument/2006/relationships/oleObject" Target="embeddings/oleObject10.bin"/><Relationship Id="rId21" Type="http://schemas.openxmlformats.org/officeDocument/2006/relationships/image" Target="media/image8.wmf"/><Relationship Id="rId22" Type="http://schemas.openxmlformats.org/officeDocument/2006/relationships/oleObject" Target="embeddings/oleObject11.bin"/><Relationship Id="rId23" Type="http://schemas.openxmlformats.org/officeDocument/2006/relationships/image" Target="media/image9.wmf"/><Relationship Id="rId24" Type="http://schemas.openxmlformats.org/officeDocument/2006/relationships/image" Target="media/image10.wmf"/><Relationship Id="rId25" Type="http://schemas.openxmlformats.org/officeDocument/2006/relationships/image" Target="media/image11.wmf"/><Relationship Id="rId26" Type="http://schemas.openxmlformats.org/officeDocument/2006/relationships/image" Target="media/image10.wmf"/><Relationship Id="rId27" Type="http://schemas.openxmlformats.org/officeDocument/2006/relationships/image" Target="media/image11.wmf"/><Relationship Id="rId28" Type="http://schemas.openxmlformats.org/officeDocument/2006/relationships/image" Target="media/image12.wmf"/><Relationship Id="rId29" Type="http://schemas.openxmlformats.org/officeDocument/2006/relationships/image" Target="media/image13.wmf"/><Relationship Id="rId30" Type="http://schemas.openxmlformats.org/officeDocument/2006/relationships/image" Target="media/image14.wmf"/><Relationship Id="rId31" Type="http://schemas.openxmlformats.org/officeDocument/2006/relationships/image" Target="media/image15.wmf"/><Relationship Id="rId32" Type="http://schemas.openxmlformats.org/officeDocument/2006/relationships/image" Target="media/image16.wmf"/><Relationship Id="rId33" Type="http://schemas.openxmlformats.org/officeDocument/2006/relationships/oleObject" Target="embeddings/oleObject12.bin"/><Relationship Id="rId34" Type="http://schemas.openxmlformats.org/officeDocument/2006/relationships/image" Target="media/image17.wmf"/><Relationship Id="rId35" Type="http://schemas.openxmlformats.org/officeDocument/2006/relationships/oleObject" Target="embeddings/oleObject13.bin"/><Relationship Id="rId36" Type="http://schemas.openxmlformats.org/officeDocument/2006/relationships/image" Target="media/image18.wmf"/><Relationship Id="rId37" Type="http://schemas.openxmlformats.org/officeDocument/2006/relationships/oleObject" Target="embeddings/oleObject14.bin"/><Relationship Id="rId38" Type="http://schemas.openxmlformats.org/officeDocument/2006/relationships/image" Target="media/image19.wmf"/><Relationship Id="rId39" Type="http://schemas.openxmlformats.org/officeDocument/2006/relationships/oleObject" Target="embeddings/oleObject15.bin"/><Relationship Id="rId40" Type="http://schemas.openxmlformats.org/officeDocument/2006/relationships/image" Target="media/image20.wmf"/><Relationship Id="rId41" Type="http://schemas.openxmlformats.org/officeDocument/2006/relationships/oleObject" Target="embeddings/oleObject16.bin"/><Relationship Id="rId42" Type="http://schemas.openxmlformats.org/officeDocument/2006/relationships/image" Target="media/image21.wmf"/><Relationship Id="rId43" Type="http://schemas.openxmlformats.org/officeDocument/2006/relationships/oleObject" Target="embeddings/oleObject17.bin"/><Relationship Id="rId44" Type="http://schemas.openxmlformats.org/officeDocument/2006/relationships/image" Target="media/image17.wmf"/><Relationship Id="rId45" Type="http://schemas.openxmlformats.org/officeDocument/2006/relationships/oleObject" Target="embeddings/oleObject18.bin"/><Relationship Id="rId46" Type="http://schemas.openxmlformats.org/officeDocument/2006/relationships/image" Target="media/image22.wmf"/><Relationship Id="rId47" Type="http://schemas.openxmlformats.org/officeDocument/2006/relationships/oleObject" Target="embeddings/oleObject19.bin"/><Relationship Id="rId48" Type="http://schemas.openxmlformats.org/officeDocument/2006/relationships/image" Target="media/image23.wmf"/><Relationship Id="rId49" Type="http://schemas.openxmlformats.org/officeDocument/2006/relationships/oleObject" Target="embeddings/oleObject20.bin"/><Relationship Id="rId50" Type="http://schemas.openxmlformats.org/officeDocument/2006/relationships/image" Target="media/image24.wmf"/><Relationship Id="rId51" Type="http://schemas.openxmlformats.org/officeDocument/2006/relationships/oleObject" Target="embeddings/oleObject21.bin"/><Relationship Id="rId52" Type="http://schemas.openxmlformats.org/officeDocument/2006/relationships/image" Target="media/image25.wmf"/><Relationship Id="rId53" Type="http://schemas.openxmlformats.org/officeDocument/2006/relationships/oleObject" Target="embeddings/oleObject22.bin"/><Relationship Id="rId54" Type="http://schemas.openxmlformats.org/officeDocument/2006/relationships/image" Target="media/image26.wmf"/><Relationship Id="rId55" Type="http://schemas.openxmlformats.org/officeDocument/2006/relationships/oleObject" Target="embeddings/oleObject23.bin"/><Relationship Id="rId56" Type="http://schemas.openxmlformats.org/officeDocument/2006/relationships/image" Target="media/image27.wmf"/><Relationship Id="rId57" Type="http://schemas.openxmlformats.org/officeDocument/2006/relationships/oleObject" Target="embeddings/oleObject24.bin"/><Relationship Id="rId58" Type="http://schemas.openxmlformats.org/officeDocument/2006/relationships/image" Target="media/image28.wmf"/><Relationship Id="rId59" Type="http://schemas.openxmlformats.org/officeDocument/2006/relationships/oleObject" Target="embeddings/oleObject25.bin"/><Relationship Id="rId60" Type="http://schemas.openxmlformats.org/officeDocument/2006/relationships/image" Target="media/image29.wmf"/><Relationship Id="rId61" Type="http://schemas.openxmlformats.org/officeDocument/2006/relationships/oleObject" Target="embeddings/oleObject26.bin"/><Relationship Id="rId62" Type="http://schemas.openxmlformats.org/officeDocument/2006/relationships/image" Target="media/image30.wmf"/><Relationship Id="rId63" Type="http://schemas.openxmlformats.org/officeDocument/2006/relationships/oleObject" Target="embeddings/oleObject27.bin"/><Relationship Id="rId64" Type="http://schemas.openxmlformats.org/officeDocument/2006/relationships/image" Target="media/image31.wmf"/><Relationship Id="rId65" Type="http://schemas.openxmlformats.org/officeDocument/2006/relationships/oleObject" Target="embeddings/oleObject28.bin"/><Relationship Id="rId66" Type="http://schemas.openxmlformats.org/officeDocument/2006/relationships/image" Target="media/image32.wmf"/><Relationship Id="rId67" Type="http://schemas.openxmlformats.org/officeDocument/2006/relationships/oleObject" Target="embeddings/oleObject29.bin"/><Relationship Id="rId68" Type="http://schemas.openxmlformats.org/officeDocument/2006/relationships/image" Target="media/image33.wmf"/><Relationship Id="rId69" Type="http://schemas.openxmlformats.org/officeDocument/2006/relationships/oleObject" Target="embeddings/oleObject30.bin"/><Relationship Id="rId70" Type="http://schemas.openxmlformats.org/officeDocument/2006/relationships/image" Target="media/image34.wmf"/><Relationship Id="rId71" Type="http://schemas.openxmlformats.org/officeDocument/2006/relationships/oleObject" Target="embeddings/oleObject31.bin"/><Relationship Id="rId72" Type="http://schemas.openxmlformats.org/officeDocument/2006/relationships/image" Target="media/image35.wmf"/><Relationship Id="rId73" Type="http://schemas.openxmlformats.org/officeDocument/2006/relationships/oleObject" Target="embeddings/oleObject32.bin"/><Relationship Id="rId74" Type="http://schemas.openxmlformats.org/officeDocument/2006/relationships/image" Target="media/image36.wmf"/><Relationship Id="rId75" Type="http://schemas.openxmlformats.org/officeDocument/2006/relationships/oleObject" Target="embeddings/oleObject33.bin"/><Relationship Id="rId76" Type="http://schemas.openxmlformats.org/officeDocument/2006/relationships/image" Target="media/image37.wmf"/><Relationship Id="rId77" Type="http://schemas.openxmlformats.org/officeDocument/2006/relationships/oleObject" Target="embeddings/oleObject34.bin"/><Relationship Id="rId78" Type="http://schemas.openxmlformats.org/officeDocument/2006/relationships/image" Target="media/image38.wmf"/><Relationship Id="rId79" Type="http://schemas.openxmlformats.org/officeDocument/2006/relationships/oleObject" Target="embeddings/oleObject35.bin"/><Relationship Id="rId80" Type="http://schemas.openxmlformats.org/officeDocument/2006/relationships/image" Target="media/image39.wmf"/><Relationship Id="rId81" Type="http://schemas.openxmlformats.org/officeDocument/2006/relationships/oleObject" Target="embeddings/oleObject36.bin"/><Relationship Id="rId82" Type="http://schemas.openxmlformats.org/officeDocument/2006/relationships/image" Target="media/image4.wmf"/><Relationship Id="rId83" Type="http://schemas.openxmlformats.org/officeDocument/2006/relationships/oleObject" Target="embeddings/oleObject37.bin"/><Relationship Id="rId84" Type="http://schemas.openxmlformats.org/officeDocument/2006/relationships/image" Target="media/image5.wmf"/><Relationship Id="rId85" Type="http://schemas.openxmlformats.org/officeDocument/2006/relationships/oleObject" Target="embeddings/oleObject38.bin"/><Relationship Id="rId86" Type="http://schemas.openxmlformats.org/officeDocument/2006/relationships/image" Target="media/image6.wmf"/><Relationship Id="rId87" Type="http://schemas.openxmlformats.org/officeDocument/2006/relationships/oleObject" Target="embeddings/oleObject39.bin"/><Relationship Id="rId88" Type="http://schemas.openxmlformats.org/officeDocument/2006/relationships/image" Target="media/image40.wmf"/><Relationship Id="rId89" Type="http://schemas.openxmlformats.org/officeDocument/2006/relationships/oleObject" Target="embeddings/oleObject40.bin"/><Relationship Id="rId90" Type="http://schemas.openxmlformats.org/officeDocument/2006/relationships/image" Target="media/image4.wmf"/><Relationship Id="rId91" Type="http://schemas.openxmlformats.org/officeDocument/2006/relationships/oleObject" Target="embeddings/oleObject41.bin"/><Relationship Id="rId92" Type="http://schemas.openxmlformats.org/officeDocument/2006/relationships/image" Target="media/image5.wmf"/><Relationship Id="rId93" Type="http://schemas.openxmlformats.org/officeDocument/2006/relationships/oleObject" Target="embeddings/oleObject42.bin"/><Relationship Id="rId94" Type="http://schemas.openxmlformats.org/officeDocument/2006/relationships/image" Target="media/image41.wmf"/><Relationship Id="rId95" Type="http://schemas.openxmlformats.org/officeDocument/2006/relationships/oleObject" Target="embeddings/oleObject43.bin"/><Relationship Id="rId96" Type="http://schemas.openxmlformats.org/officeDocument/2006/relationships/image" Target="media/image42.wmf"/><Relationship Id="rId97" Type="http://schemas.openxmlformats.org/officeDocument/2006/relationships/oleObject" Target="embeddings/oleObject44.bin"/><Relationship Id="rId98" Type="http://schemas.openxmlformats.org/officeDocument/2006/relationships/image" Target="media/image43.wmf"/><Relationship Id="rId99" Type="http://schemas.openxmlformats.org/officeDocument/2006/relationships/oleObject" Target="embeddings/oleObject45.bin"/><Relationship Id="rId100" Type="http://schemas.openxmlformats.org/officeDocument/2006/relationships/image" Target="media/image44.wmf"/><Relationship Id="rId101" Type="http://schemas.openxmlformats.org/officeDocument/2006/relationships/oleObject" Target="embeddings/oleObject46.bin"/><Relationship Id="rId102" Type="http://schemas.openxmlformats.org/officeDocument/2006/relationships/image" Target="media/image45.wmf"/><Relationship Id="rId103" Type="http://schemas.openxmlformats.org/officeDocument/2006/relationships/oleObject" Target="embeddings/oleObject47.bin"/><Relationship Id="rId104" Type="http://schemas.openxmlformats.org/officeDocument/2006/relationships/image" Target="media/image46.wmf"/><Relationship Id="rId105" Type="http://schemas.openxmlformats.org/officeDocument/2006/relationships/oleObject" Target="embeddings/oleObject48.bin"/><Relationship Id="rId106" Type="http://schemas.openxmlformats.org/officeDocument/2006/relationships/image" Target="media/image47.wmf"/><Relationship Id="rId107" Type="http://schemas.openxmlformats.org/officeDocument/2006/relationships/oleObject" Target="embeddings/oleObject49.bin"/><Relationship Id="rId108" Type="http://schemas.openxmlformats.org/officeDocument/2006/relationships/image" Target="media/image48.wmf"/><Relationship Id="rId109" Type="http://schemas.openxmlformats.org/officeDocument/2006/relationships/oleObject" Target="embeddings/oleObject50.bin"/><Relationship Id="rId110" Type="http://schemas.openxmlformats.org/officeDocument/2006/relationships/image" Target="media/image49.wmf"/><Relationship Id="rId111" Type="http://schemas.openxmlformats.org/officeDocument/2006/relationships/oleObject" Target="embeddings/oleObject51.bin"/><Relationship Id="rId112" Type="http://schemas.openxmlformats.org/officeDocument/2006/relationships/image" Target="media/image50.wmf"/><Relationship Id="rId113" Type="http://schemas.openxmlformats.org/officeDocument/2006/relationships/oleObject" Target="embeddings/oleObject52.bin"/><Relationship Id="rId114" Type="http://schemas.openxmlformats.org/officeDocument/2006/relationships/image" Target="media/image51.wmf"/><Relationship Id="rId115" Type="http://schemas.openxmlformats.org/officeDocument/2006/relationships/oleObject" Target="embeddings/oleObject53.bin"/><Relationship Id="rId116" Type="http://schemas.openxmlformats.org/officeDocument/2006/relationships/image" Target="media/image50.wmf"/><Relationship Id="rId117" Type="http://schemas.openxmlformats.org/officeDocument/2006/relationships/oleObject" Target="embeddings/oleObject54.bin"/><Relationship Id="rId118" Type="http://schemas.openxmlformats.org/officeDocument/2006/relationships/image" Target="media/image52.wmf"/><Relationship Id="rId119" Type="http://schemas.openxmlformats.org/officeDocument/2006/relationships/oleObject" Target="embeddings/oleObject55.bin"/><Relationship Id="rId120" Type="http://schemas.openxmlformats.org/officeDocument/2006/relationships/image" Target="media/image53.wmf"/><Relationship Id="rId121" Type="http://schemas.openxmlformats.org/officeDocument/2006/relationships/oleObject" Target="embeddings/oleObject56.bin"/><Relationship Id="rId122" Type="http://schemas.openxmlformats.org/officeDocument/2006/relationships/image" Target="media/image54.wmf"/><Relationship Id="rId123" Type="http://schemas.openxmlformats.org/officeDocument/2006/relationships/oleObject" Target="embeddings/oleObject57.bin"/><Relationship Id="rId124" Type="http://schemas.openxmlformats.org/officeDocument/2006/relationships/image" Target="media/image55.wmf"/><Relationship Id="rId125" Type="http://schemas.openxmlformats.org/officeDocument/2006/relationships/oleObject" Target="embeddings/oleObject58.bin"/><Relationship Id="rId126" Type="http://schemas.openxmlformats.org/officeDocument/2006/relationships/image" Target="media/image56.wmf"/><Relationship Id="rId127" Type="http://schemas.openxmlformats.org/officeDocument/2006/relationships/oleObject" Target="embeddings/oleObject59.bin"/><Relationship Id="rId128" Type="http://schemas.openxmlformats.org/officeDocument/2006/relationships/image" Target="media/image57.wmf"/><Relationship Id="rId129" Type="http://schemas.openxmlformats.org/officeDocument/2006/relationships/oleObject" Target="embeddings/oleObject60.bin"/><Relationship Id="rId130" Type="http://schemas.openxmlformats.org/officeDocument/2006/relationships/image" Target="media/image58.wmf"/><Relationship Id="rId131" Type="http://schemas.openxmlformats.org/officeDocument/2006/relationships/oleObject" Target="embeddings/oleObject61.bin"/><Relationship Id="rId132" Type="http://schemas.openxmlformats.org/officeDocument/2006/relationships/image" Target="media/image57.wmf"/><Relationship Id="rId133" Type="http://schemas.openxmlformats.org/officeDocument/2006/relationships/oleObject" Target="embeddings/oleObject62.bin"/><Relationship Id="rId134" Type="http://schemas.openxmlformats.org/officeDocument/2006/relationships/image" Target="media/image59.wmf"/><Relationship Id="rId135" Type="http://schemas.openxmlformats.org/officeDocument/2006/relationships/oleObject" Target="embeddings/oleObject63.bin"/><Relationship Id="rId136" Type="http://schemas.openxmlformats.org/officeDocument/2006/relationships/image" Target="media/image60.wmf"/><Relationship Id="rId137" Type="http://schemas.openxmlformats.org/officeDocument/2006/relationships/oleObject" Target="embeddings/oleObject64.bin"/><Relationship Id="rId138" Type="http://schemas.openxmlformats.org/officeDocument/2006/relationships/image" Target="media/image61.wmf"/><Relationship Id="rId139" Type="http://schemas.openxmlformats.org/officeDocument/2006/relationships/image" Target="media/image10.wmf"/><Relationship Id="rId140" Type="http://schemas.openxmlformats.org/officeDocument/2006/relationships/image" Target="media/image11.wmf"/><Relationship Id="rId141" Type="http://schemas.openxmlformats.org/officeDocument/2006/relationships/image" Target="media/image10.wmf"/><Relationship Id="rId142" Type="http://schemas.openxmlformats.org/officeDocument/2006/relationships/image" Target="media/image11.wmf"/><Relationship Id="rId143" Type="http://schemas.openxmlformats.org/officeDocument/2006/relationships/oleObject" Target="embeddings/oleObject65.bin"/><Relationship Id="rId144" Type="http://schemas.openxmlformats.org/officeDocument/2006/relationships/image" Target="media/image62.wmf"/><Relationship Id="rId145" Type="http://schemas.openxmlformats.org/officeDocument/2006/relationships/oleObject" Target="embeddings/oleObject66.bin"/><Relationship Id="rId146" Type="http://schemas.openxmlformats.org/officeDocument/2006/relationships/image" Target="media/image63.wmf"/><Relationship Id="rId147" Type="http://schemas.openxmlformats.org/officeDocument/2006/relationships/oleObject" Target="embeddings/oleObject67.bin"/><Relationship Id="rId148" Type="http://schemas.openxmlformats.org/officeDocument/2006/relationships/image" Target="media/image64.wmf"/><Relationship Id="rId149" Type="http://schemas.openxmlformats.org/officeDocument/2006/relationships/oleObject" Target="embeddings/oleObject68.bin"/><Relationship Id="rId150" Type="http://schemas.openxmlformats.org/officeDocument/2006/relationships/image" Target="media/image65.wmf"/><Relationship Id="rId151" Type="http://schemas.openxmlformats.org/officeDocument/2006/relationships/oleObject" Target="embeddings/oleObject69.bin"/><Relationship Id="rId152" Type="http://schemas.openxmlformats.org/officeDocument/2006/relationships/image" Target="media/image66.wmf"/><Relationship Id="rId153" Type="http://schemas.openxmlformats.org/officeDocument/2006/relationships/oleObject" Target="embeddings/oleObject70.bin"/><Relationship Id="rId154" Type="http://schemas.openxmlformats.org/officeDocument/2006/relationships/image" Target="media/image67.wmf"/><Relationship Id="rId155" Type="http://schemas.openxmlformats.org/officeDocument/2006/relationships/oleObject" Target="embeddings/oleObject71.bin"/><Relationship Id="rId156" Type="http://schemas.openxmlformats.org/officeDocument/2006/relationships/image" Target="media/image68.wmf"/><Relationship Id="rId157" Type="http://schemas.openxmlformats.org/officeDocument/2006/relationships/oleObject" Target="embeddings/oleObject72.bin"/><Relationship Id="rId158" Type="http://schemas.openxmlformats.org/officeDocument/2006/relationships/image" Target="media/image68.wmf"/><Relationship Id="rId159" Type="http://schemas.openxmlformats.org/officeDocument/2006/relationships/oleObject" Target="embeddings/oleObject73.bin"/><Relationship Id="rId160" Type="http://schemas.openxmlformats.org/officeDocument/2006/relationships/image" Target="media/image69.wmf"/><Relationship Id="rId161" Type="http://schemas.openxmlformats.org/officeDocument/2006/relationships/oleObject" Target="embeddings/oleObject74.bin"/><Relationship Id="rId162" Type="http://schemas.openxmlformats.org/officeDocument/2006/relationships/image" Target="media/image70.wmf"/><Relationship Id="rId163" Type="http://schemas.openxmlformats.org/officeDocument/2006/relationships/oleObject" Target="embeddings/oleObject75.bin"/><Relationship Id="rId164" Type="http://schemas.openxmlformats.org/officeDocument/2006/relationships/image" Target="media/image71.wmf"/><Relationship Id="rId165" Type="http://schemas.openxmlformats.org/officeDocument/2006/relationships/oleObject" Target="embeddings/oleObject76.bin"/><Relationship Id="rId166" Type="http://schemas.openxmlformats.org/officeDocument/2006/relationships/image" Target="media/image71.wmf"/><Relationship Id="rId167" Type="http://schemas.openxmlformats.org/officeDocument/2006/relationships/oleObject" Target="embeddings/oleObject77.bin"/><Relationship Id="rId168" Type="http://schemas.openxmlformats.org/officeDocument/2006/relationships/image" Target="media/image71.wmf"/><Relationship Id="rId169" Type="http://schemas.openxmlformats.org/officeDocument/2006/relationships/oleObject" Target="embeddings/oleObject78.bin"/><Relationship Id="rId170" Type="http://schemas.openxmlformats.org/officeDocument/2006/relationships/image" Target="media/image72.wmf"/><Relationship Id="rId171" Type="http://schemas.openxmlformats.org/officeDocument/2006/relationships/oleObject" Target="embeddings/oleObject79.bin"/><Relationship Id="rId172" Type="http://schemas.openxmlformats.org/officeDocument/2006/relationships/image" Target="media/image73.wmf"/><Relationship Id="rId173" Type="http://schemas.openxmlformats.org/officeDocument/2006/relationships/oleObject" Target="embeddings/oleObject80.bin"/><Relationship Id="rId174" Type="http://schemas.openxmlformats.org/officeDocument/2006/relationships/image" Target="media/image74.wmf"/><Relationship Id="rId175" Type="http://schemas.openxmlformats.org/officeDocument/2006/relationships/oleObject" Target="embeddings/oleObject81.bin"/><Relationship Id="rId176" Type="http://schemas.openxmlformats.org/officeDocument/2006/relationships/image" Target="media/image75.wmf"/><Relationship Id="rId177" Type="http://schemas.openxmlformats.org/officeDocument/2006/relationships/oleObject" Target="embeddings/oleObject82.bin"/><Relationship Id="rId178" Type="http://schemas.openxmlformats.org/officeDocument/2006/relationships/image" Target="media/image68.wmf"/><Relationship Id="rId179" Type="http://schemas.openxmlformats.org/officeDocument/2006/relationships/oleObject" Target="embeddings/oleObject83.bin"/><Relationship Id="rId180" Type="http://schemas.openxmlformats.org/officeDocument/2006/relationships/image" Target="media/image68.wmf"/><Relationship Id="rId181" Type="http://schemas.openxmlformats.org/officeDocument/2006/relationships/image" Target="media/image12.wmf"/><Relationship Id="rId182" Type="http://schemas.openxmlformats.org/officeDocument/2006/relationships/image" Target="media/image13.wmf"/><Relationship Id="rId183" Type="http://schemas.openxmlformats.org/officeDocument/2006/relationships/image" Target="media/image14.wmf"/><Relationship Id="rId184" Type="http://schemas.openxmlformats.org/officeDocument/2006/relationships/image" Target="media/image15.wmf"/><Relationship Id="rId185" Type="http://schemas.openxmlformats.org/officeDocument/2006/relationships/image" Target="media/image16.wmf"/><Relationship Id="rId186" Type="http://schemas.openxmlformats.org/officeDocument/2006/relationships/oleObject" Target="embeddings/oleObject84.bin"/><Relationship Id="rId187" Type="http://schemas.openxmlformats.org/officeDocument/2006/relationships/image" Target="media/image76.wmf"/><Relationship Id="rId188" Type="http://schemas.openxmlformats.org/officeDocument/2006/relationships/oleObject" Target="embeddings/oleObject85.bin"/><Relationship Id="rId189" Type="http://schemas.openxmlformats.org/officeDocument/2006/relationships/image" Target="media/image77.wmf"/><Relationship Id="rId190" Type="http://schemas.openxmlformats.org/officeDocument/2006/relationships/oleObject" Target="embeddings/oleObject86.bin"/><Relationship Id="rId191" Type="http://schemas.openxmlformats.org/officeDocument/2006/relationships/image" Target="media/image17.wmf"/><Relationship Id="rId192" Type="http://schemas.openxmlformats.org/officeDocument/2006/relationships/oleObject" Target="embeddings/oleObject87.bin"/><Relationship Id="rId193" Type="http://schemas.openxmlformats.org/officeDocument/2006/relationships/image" Target="media/image78.wmf"/><Relationship Id="rId194" Type="http://schemas.openxmlformats.org/officeDocument/2006/relationships/oleObject" Target="embeddings/oleObject88.bin"/><Relationship Id="rId195" Type="http://schemas.openxmlformats.org/officeDocument/2006/relationships/image" Target="media/image79.wmf"/><Relationship Id="rId196" Type="http://schemas.openxmlformats.org/officeDocument/2006/relationships/oleObject" Target="embeddings/oleObject89.bin"/><Relationship Id="rId197" Type="http://schemas.openxmlformats.org/officeDocument/2006/relationships/image" Target="media/image80.wmf"/><Relationship Id="rId198" Type="http://schemas.openxmlformats.org/officeDocument/2006/relationships/oleObject" Target="embeddings/oleObject90.bin"/><Relationship Id="rId199" Type="http://schemas.openxmlformats.org/officeDocument/2006/relationships/image" Target="media/image68.wmf"/><Relationship Id="rId200" Type="http://schemas.openxmlformats.org/officeDocument/2006/relationships/oleObject" Target="embeddings/oleObject91.bin"/><Relationship Id="rId201" Type="http://schemas.openxmlformats.org/officeDocument/2006/relationships/image" Target="media/image81.wmf"/><Relationship Id="rId202" Type="http://schemas.openxmlformats.org/officeDocument/2006/relationships/oleObject" Target="embeddings/oleObject92.bin"/><Relationship Id="rId203" Type="http://schemas.openxmlformats.org/officeDocument/2006/relationships/image" Target="media/image17.wmf"/><Relationship Id="rId204" Type="http://schemas.openxmlformats.org/officeDocument/2006/relationships/oleObject" Target="embeddings/oleObject93.bin"/><Relationship Id="rId205" Type="http://schemas.openxmlformats.org/officeDocument/2006/relationships/image" Target="media/image82.wmf"/><Relationship Id="rId206" Type="http://schemas.openxmlformats.org/officeDocument/2006/relationships/oleObject" Target="embeddings/oleObject94.bin"/><Relationship Id="rId207" Type="http://schemas.openxmlformats.org/officeDocument/2006/relationships/image" Target="media/image83.wmf"/><Relationship Id="rId208" Type="http://schemas.openxmlformats.org/officeDocument/2006/relationships/oleObject" Target="embeddings/oleObject95.bin"/><Relationship Id="rId209" Type="http://schemas.openxmlformats.org/officeDocument/2006/relationships/image" Target="media/image84.wmf"/><Relationship Id="rId210" Type="http://schemas.openxmlformats.org/officeDocument/2006/relationships/oleObject" Target="embeddings/oleObject96.bin"/><Relationship Id="rId211" Type="http://schemas.openxmlformats.org/officeDocument/2006/relationships/image" Target="media/image85.wmf"/><Relationship Id="rId212" Type="http://schemas.openxmlformats.org/officeDocument/2006/relationships/oleObject" Target="embeddings/oleObject97.bin"/><Relationship Id="rId213" Type="http://schemas.openxmlformats.org/officeDocument/2006/relationships/image" Target="media/image86.wmf"/><Relationship Id="rId214" Type="http://schemas.openxmlformats.org/officeDocument/2006/relationships/oleObject" Target="embeddings/oleObject98.bin"/><Relationship Id="rId215" Type="http://schemas.openxmlformats.org/officeDocument/2006/relationships/image" Target="media/image87.wmf"/><Relationship Id="rId216" Type="http://schemas.openxmlformats.org/officeDocument/2006/relationships/oleObject" Target="embeddings/oleObject99.bin"/><Relationship Id="rId217" Type="http://schemas.openxmlformats.org/officeDocument/2006/relationships/image" Target="media/image88.wmf"/><Relationship Id="rId218" Type="http://schemas.openxmlformats.org/officeDocument/2006/relationships/oleObject" Target="embeddings/oleObject100.bin"/><Relationship Id="rId219" Type="http://schemas.openxmlformats.org/officeDocument/2006/relationships/image" Target="media/image89.wmf"/><Relationship Id="rId220" Type="http://schemas.openxmlformats.org/officeDocument/2006/relationships/oleObject" Target="embeddings/oleObject101.bin"/><Relationship Id="rId221" Type="http://schemas.openxmlformats.org/officeDocument/2006/relationships/image" Target="media/image90.wmf"/><Relationship Id="rId222" Type="http://schemas.openxmlformats.org/officeDocument/2006/relationships/oleObject" Target="embeddings/oleObject102.bin"/><Relationship Id="rId223" Type="http://schemas.openxmlformats.org/officeDocument/2006/relationships/image" Target="media/image19.wmf"/><Relationship Id="rId224" Type="http://schemas.openxmlformats.org/officeDocument/2006/relationships/oleObject" Target="embeddings/oleObject103.bin"/><Relationship Id="rId225" Type="http://schemas.openxmlformats.org/officeDocument/2006/relationships/image" Target="media/image91.wmf"/><Relationship Id="rId226" Type="http://schemas.openxmlformats.org/officeDocument/2006/relationships/oleObject" Target="embeddings/oleObject104.bin"/><Relationship Id="rId227" Type="http://schemas.openxmlformats.org/officeDocument/2006/relationships/image" Target="media/image92.wmf"/><Relationship Id="rId228" Type="http://schemas.openxmlformats.org/officeDocument/2006/relationships/oleObject" Target="embeddings/oleObject105.bin"/><Relationship Id="rId229" Type="http://schemas.openxmlformats.org/officeDocument/2006/relationships/image" Target="media/image17.wmf"/><Relationship Id="rId230" Type="http://schemas.openxmlformats.org/officeDocument/2006/relationships/oleObject" Target="embeddings/oleObject106.bin"/><Relationship Id="rId231" Type="http://schemas.openxmlformats.org/officeDocument/2006/relationships/image" Target="media/image93.wmf"/><Relationship Id="rId232" Type="http://schemas.openxmlformats.org/officeDocument/2006/relationships/oleObject" Target="embeddings/oleObject107.bin"/><Relationship Id="rId233" Type="http://schemas.openxmlformats.org/officeDocument/2006/relationships/image" Target="media/image94.wmf"/><Relationship Id="rId234" Type="http://schemas.openxmlformats.org/officeDocument/2006/relationships/oleObject" Target="embeddings/oleObject108.bin"/><Relationship Id="rId235" Type="http://schemas.openxmlformats.org/officeDocument/2006/relationships/image" Target="media/image95.wmf"/><Relationship Id="rId236" Type="http://schemas.openxmlformats.org/officeDocument/2006/relationships/oleObject" Target="embeddings/oleObject109.bin"/><Relationship Id="rId237" Type="http://schemas.openxmlformats.org/officeDocument/2006/relationships/image" Target="media/image96.wmf"/><Relationship Id="rId238" Type="http://schemas.openxmlformats.org/officeDocument/2006/relationships/oleObject" Target="embeddings/oleObject110.bin"/><Relationship Id="rId239" Type="http://schemas.openxmlformats.org/officeDocument/2006/relationships/image" Target="media/image97.wmf"/><Relationship Id="rId240" Type="http://schemas.openxmlformats.org/officeDocument/2006/relationships/oleObject" Target="embeddings/oleObject111.bin"/><Relationship Id="rId241" Type="http://schemas.openxmlformats.org/officeDocument/2006/relationships/image" Target="media/image98.wmf"/><Relationship Id="rId242" Type="http://schemas.openxmlformats.org/officeDocument/2006/relationships/oleObject" Target="embeddings/oleObject112.bin"/><Relationship Id="rId243" Type="http://schemas.openxmlformats.org/officeDocument/2006/relationships/image" Target="media/image99.wmf"/><Relationship Id="rId244" Type="http://schemas.openxmlformats.org/officeDocument/2006/relationships/oleObject" Target="embeddings/oleObject113.bin"/><Relationship Id="rId245" Type="http://schemas.openxmlformats.org/officeDocument/2006/relationships/image" Target="media/image100.wmf"/><Relationship Id="rId246" Type="http://schemas.openxmlformats.org/officeDocument/2006/relationships/oleObject" Target="embeddings/oleObject114.bin"/><Relationship Id="rId247" Type="http://schemas.openxmlformats.org/officeDocument/2006/relationships/image" Target="media/image101.wmf"/><Relationship Id="rId248" Type="http://schemas.openxmlformats.org/officeDocument/2006/relationships/oleObject" Target="embeddings/oleObject115.bin"/><Relationship Id="rId249" Type="http://schemas.openxmlformats.org/officeDocument/2006/relationships/image" Target="media/image102.wmf"/><Relationship Id="rId250" Type="http://schemas.openxmlformats.org/officeDocument/2006/relationships/oleObject" Target="embeddings/oleObject116.bin"/><Relationship Id="rId251" Type="http://schemas.openxmlformats.org/officeDocument/2006/relationships/image" Target="media/image30.wmf"/><Relationship Id="rId252" Type="http://schemas.openxmlformats.org/officeDocument/2006/relationships/oleObject" Target="embeddings/oleObject117.bin"/><Relationship Id="rId253" Type="http://schemas.openxmlformats.org/officeDocument/2006/relationships/image" Target="media/image31.wmf"/><Relationship Id="rId254" Type="http://schemas.openxmlformats.org/officeDocument/2006/relationships/oleObject" Target="embeddings/oleObject118.bin"/><Relationship Id="rId255" Type="http://schemas.openxmlformats.org/officeDocument/2006/relationships/image" Target="media/image32.wmf"/><Relationship Id="rId256" Type="http://schemas.openxmlformats.org/officeDocument/2006/relationships/oleObject" Target="embeddings/oleObject119.bin"/><Relationship Id="rId257" Type="http://schemas.openxmlformats.org/officeDocument/2006/relationships/image" Target="media/image103.wmf"/><Relationship Id="rId258" Type="http://schemas.openxmlformats.org/officeDocument/2006/relationships/oleObject" Target="embeddings/oleObject120.bin"/><Relationship Id="rId259" Type="http://schemas.openxmlformats.org/officeDocument/2006/relationships/image" Target="media/image104.wmf"/><Relationship Id="rId260" Type="http://schemas.openxmlformats.org/officeDocument/2006/relationships/oleObject" Target="embeddings/oleObject121.bin"/><Relationship Id="rId261" Type="http://schemas.openxmlformats.org/officeDocument/2006/relationships/image" Target="media/image105.wmf"/><Relationship Id="rId262" Type="http://schemas.openxmlformats.org/officeDocument/2006/relationships/oleObject" Target="embeddings/oleObject122.bin"/><Relationship Id="rId263" Type="http://schemas.openxmlformats.org/officeDocument/2006/relationships/image" Target="media/image106.wmf"/><Relationship Id="rId264" Type="http://schemas.openxmlformats.org/officeDocument/2006/relationships/oleObject" Target="embeddings/oleObject123.bin"/><Relationship Id="rId265" Type="http://schemas.openxmlformats.org/officeDocument/2006/relationships/image" Target="media/image107.wmf"/><Relationship Id="rId266" Type="http://schemas.openxmlformats.org/officeDocument/2006/relationships/oleObject" Target="embeddings/oleObject124.bin"/><Relationship Id="rId267" Type="http://schemas.openxmlformats.org/officeDocument/2006/relationships/image" Target="media/image34.wmf"/><Relationship Id="rId268" Type="http://schemas.openxmlformats.org/officeDocument/2006/relationships/oleObject" Target="embeddings/oleObject125.bin"/><Relationship Id="rId269" Type="http://schemas.openxmlformats.org/officeDocument/2006/relationships/image" Target="media/image35.wmf"/><Relationship Id="rId270" Type="http://schemas.openxmlformats.org/officeDocument/2006/relationships/oleObject" Target="embeddings/oleObject126.bin"/><Relationship Id="rId271" Type="http://schemas.openxmlformats.org/officeDocument/2006/relationships/image" Target="media/image108.wmf"/><Relationship Id="rId272" Type="http://schemas.openxmlformats.org/officeDocument/2006/relationships/oleObject" Target="embeddings/oleObject127.bin"/><Relationship Id="rId273" Type="http://schemas.openxmlformats.org/officeDocument/2006/relationships/image" Target="media/image109.wmf"/><Relationship Id="rId274" Type="http://schemas.openxmlformats.org/officeDocument/2006/relationships/oleObject" Target="embeddings/oleObject128.bin"/><Relationship Id="rId275" Type="http://schemas.openxmlformats.org/officeDocument/2006/relationships/image" Target="media/image110.wmf"/><Relationship Id="rId276" Type="http://schemas.openxmlformats.org/officeDocument/2006/relationships/oleObject" Target="embeddings/oleObject129.bin"/><Relationship Id="rId277" Type="http://schemas.openxmlformats.org/officeDocument/2006/relationships/image" Target="media/image110.wmf"/><Relationship Id="rId278" Type="http://schemas.openxmlformats.org/officeDocument/2006/relationships/oleObject" Target="embeddings/oleObject130.bin"/><Relationship Id="rId279" Type="http://schemas.openxmlformats.org/officeDocument/2006/relationships/image" Target="media/image111.wmf"/><Relationship Id="rId280" Type="http://schemas.openxmlformats.org/officeDocument/2006/relationships/oleObject" Target="embeddings/oleObject131.bin"/><Relationship Id="rId281" Type="http://schemas.openxmlformats.org/officeDocument/2006/relationships/image" Target="media/image112.wmf"/><Relationship Id="rId282" Type="http://schemas.openxmlformats.org/officeDocument/2006/relationships/oleObject" Target="embeddings/oleObject132.bin"/><Relationship Id="rId283" Type="http://schemas.openxmlformats.org/officeDocument/2006/relationships/image" Target="media/image113.wmf"/><Relationship Id="rId284" Type="http://schemas.openxmlformats.org/officeDocument/2006/relationships/oleObject" Target="embeddings/oleObject133.bin"/><Relationship Id="rId285" Type="http://schemas.openxmlformats.org/officeDocument/2006/relationships/image" Target="media/image114.wmf"/><Relationship Id="rId286" Type="http://schemas.openxmlformats.org/officeDocument/2006/relationships/oleObject" Target="embeddings/oleObject134.bin"/><Relationship Id="rId287" Type="http://schemas.openxmlformats.org/officeDocument/2006/relationships/image" Target="media/image115.wmf"/><Relationship Id="rId288" Type="http://schemas.openxmlformats.org/officeDocument/2006/relationships/oleObject" Target="embeddings/oleObject135.bin"/><Relationship Id="rId289" Type="http://schemas.openxmlformats.org/officeDocument/2006/relationships/image" Target="media/image116.wmf"/><Relationship Id="rId290" Type="http://schemas.openxmlformats.org/officeDocument/2006/relationships/oleObject" Target="embeddings/oleObject136.bin"/><Relationship Id="rId291" Type="http://schemas.openxmlformats.org/officeDocument/2006/relationships/image" Target="media/image117.wmf"/><Relationship Id="rId292" Type="http://schemas.openxmlformats.org/officeDocument/2006/relationships/oleObject" Target="embeddings/oleObject137.bin"/><Relationship Id="rId293" Type="http://schemas.openxmlformats.org/officeDocument/2006/relationships/image" Target="media/image118.wmf"/><Relationship Id="rId294" Type="http://schemas.openxmlformats.org/officeDocument/2006/relationships/oleObject" Target="embeddings/oleObject138.bin"/><Relationship Id="rId295" Type="http://schemas.openxmlformats.org/officeDocument/2006/relationships/image" Target="media/image119.wmf"/><Relationship Id="rId296" Type="http://schemas.openxmlformats.org/officeDocument/2006/relationships/oleObject" Target="embeddings/oleObject139.bin"/><Relationship Id="rId297" Type="http://schemas.openxmlformats.org/officeDocument/2006/relationships/image" Target="media/image120.wmf"/><Relationship Id="rId298" Type="http://schemas.openxmlformats.org/officeDocument/2006/relationships/oleObject" Target="embeddings/oleObject140.bin"/><Relationship Id="rId299" Type="http://schemas.openxmlformats.org/officeDocument/2006/relationships/image" Target="media/image121.wmf"/><Relationship Id="rId300" Type="http://schemas.openxmlformats.org/officeDocument/2006/relationships/oleObject" Target="embeddings/oleObject141.bin"/><Relationship Id="rId301" Type="http://schemas.openxmlformats.org/officeDocument/2006/relationships/image" Target="media/image122.wmf"/><Relationship Id="rId302" Type="http://schemas.openxmlformats.org/officeDocument/2006/relationships/oleObject" Target="embeddings/oleObject142.bin"/><Relationship Id="rId303" Type="http://schemas.openxmlformats.org/officeDocument/2006/relationships/image" Target="media/image123.wmf"/><Relationship Id="rId304" Type="http://schemas.openxmlformats.org/officeDocument/2006/relationships/oleObject" Target="embeddings/oleObject143.bin"/><Relationship Id="rId305" Type="http://schemas.openxmlformats.org/officeDocument/2006/relationships/image" Target="media/image124.wmf"/><Relationship Id="rId306" Type="http://schemas.openxmlformats.org/officeDocument/2006/relationships/oleObject" Target="embeddings/oleObject144.bin"/><Relationship Id="rId307" Type="http://schemas.openxmlformats.org/officeDocument/2006/relationships/image" Target="media/image125.wmf"/><Relationship Id="rId308" Type="http://schemas.openxmlformats.org/officeDocument/2006/relationships/oleObject" Target="embeddings/oleObject145.bin"/><Relationship Id="rId309" Type="http://schemas.openxmlformats.org/officeDocument/2006/relationships/image" Target="media/image126.wmf"/><Relationship Id="rId310" Type="http://schemas.openxmlformats.org/officeDocument/2006/relationships/oleObject" Target="embeddings/oleObject146.bin"/><Relationship Id="rId311" Type="http://schemas.openxmlformats.org/officeDocument/2006/relationships/image" Target="media/image127.wmf"/><Relationship Id="rId312" Type="http://schemas.openxmlformats.org/officeDocument/2006/relationships/oleObject" Target="embeddings/oleObject147.bin"/><Relationship Id="rId313" Type="http://schemas.openxmlformats.org/officeDocument/2006/relationships/image" Target="media/image128.wmf"/><Relationship Id="rId314" Type="http://schemas.openxmlformats.org/officeDocument/2006/relationships/oleObject" Target="embeddings/oleObject148.bin"/><Relationship Id="rId315" Type="http://schemas.openxmlformats.org/officeDocument/2006/relationships/image" Target="media/image129.wmf"/><Relationship Id="rId316" Type="http://schemas.openxmlformats.org/officeDocument/2006/relationships/oleObject" Target="embeddings/oleObject149.bin"/><Relationship Id="rId317" Type="http://schemas.openxmlformats.org/officeDocument/2006/relationships/image" Target="media/image130.wmf"/><Relationship Id="rId318" Type="http://schemas.openxmlformats.org/officeDocument/2006/relationships/oleObject" Target="embeddings/oleObject150.bin"/><Relationship Id="rId319" Type="http://schemas.openxmlformats.org/officeDocument/2006/relationships/image" Target="media/image131.wmf"/><Relationship Id="rId320" Type="http://schemas.openxmlformats.org/officeDocument/2006/relationships/oleObject" Target="embeddings/oleObject151.bin"/><Relationship Id="rId321" Type="http://schemas.openxmlformats.org/officeDocument/2006/relationships/image" Target="media/image132.wmf"/><Relationship Id="rId322" Type="http://schemas.openxmlformats.org/officeDocument/2006/relationships/oleObject" Target="embeddings/oleObject152.bin"/><Relationship Id="rId323" Type="http://schemas.openxmlformats.org/officeDocument/2006/relationships/image" Target="media/image133.wmf"/><Relationship Id="rId324" Type="http://schemas.openxmlformats.org/officeDocument/2006/relationships/oleObject" Target="embeddings/oleObject153.bin"/><Relationship Id="rId325" Type="http://schemas.openxmlformats.org/officeDocument/2006/relationships/image" Target="media/image134.wmf"/><Relationship Id="rId326" Type="http://schemas.openxmlformats.org/officeDocument/2006/relationships/oleObject" Target="embeddings/oleObject154.bin"/><Relationship Id="rId327" Type="http://schemas.openxmlformats.org/officeDocument/2006/relationships/image" Target="media/image135.wmf"/><Relationship Id="rId328" Type="http://schemas.openxmlformats.org/officeDocument/2006/relationships/oleObject" Target="embeddings/oleObject155.bin"/><Relationship Id="rId329" Type="http://schemas.openxmlformats.org/officeDocument/2006/relationships/image" Target="media/image136.wmf"/><Relationship Id="rId330" Type="http://schemas.openxmlformats.org/officeDocument/2006/relationships/oleObject" Target="embeddings/oleObject156.bin"/><Relationship Id="rId331" Type="http://schemas.openxmlformats.org/officeDocument/2006/relationships/image" Target="media/image137.wmf"/><Relationship Id="rId332" Type="http://schemas.openxmlformats.org/officeDocument/2006/relationships/oleObject" Target="embeddings/oleObject157.bin"/><Relationship Id="rId333" Type="http://schemas.openxmlformats.org/officeDocument/2006/relationships/image" Target="media/image138.wmf"/><Relationship Id="rId334" Type="http://schemas.openxmlformats.org/officeDocument/2006/relationships/oleObject" Target="embeddings/oleObject158.bin"/><Relationship Id="rId335" Type="http://schemas.openxmlformats.org/officeDocument/2006/relationships/image" Target="media/image139.wmf"/><Relationship Id="rId336" Type="http://schemas.openxmlformats.org/officeDocument/2006/relationships/oleObject" Target="embeddings/oleObject159.bin"/><Relationship Id="rId337" Type="http://schemas.openxmlformats.org/officeDocument/2006/relationships/image" Target="media/image140.wmf"/><Relationship Id="rId338" Type="http://schemas.openxmlformats.org/officeDocument/2006/relationships/oleObject" Target="embeddings/oleObject160.bin"/><Relationship Id="rId339" Type="http://schemas.openxmlformats.org/officeDocument/2006/relationships/image" Target="media/image141.wmf"/><Relationship Id="rId340" Type="http://schemas.openxmlformats.org/officeDocument/2006/relationships/oleObject" Target="embeddings/oleObject161.bin"/><Relationship Id="rId341" Type="http://schemas.openxmlformats.org/officeDocument/2006/relationships/image" Target="media/image142.wmf"/><Relationship Id="rId342" Type="http://schemas.openxmlformats.org/officeDocument/2006/relationships/oleObject" Target="embeddings/oleObject162.bin"/><Relationship Id="rId343" Type="http://schemas.openxmlformats.org/officeDocument/2006/relationships/image" Target="media/image143.wmf"/><Relationship Id="rId344" Type="http://schemas.openxmlformats.org/officeDocument/2006/relationships/oleObject" Target="embeddings/oleObject163.bin"/><Relationship Id="rId345" Type="http://schemas.openxmlformats.org/officeDocument/2006/relationships/image" Target="media/image144.wmf"/><Relationship Id="rId346" Type="http://schemas.openxmlformats.org/officeDocument/2006/relationships/oleObject" Target="embeddings/oleObject164.bin"/><Relationship Id="rId347" Type="http://schemas.openxmlformats.org/officeDocument/2006/relationships/image" Target="media/image145.wmf"/><Relationship Id="rId348" Type="http://schemas.openxmlformats.org/officeDocument/2006/relationships/oleObject" Target="embeddings/oleObject165.bin"/><Relationship Id="rId349" Type="http://schemas.openxmlformats.org/officeDocument/2006/relationships/image" Target="media/image146.wmf"/><Relationship Id="rId350" Type="http://schemas.openxmlformats.org/officeDocument/2006/relationships/oleObject" Target="embeddings/oleObject166.bin"/><Relationship Id="rId351" Type="http://schemas.openxmlformats.org/officeDocument/2006/relationships/image" Target="media/image147.wmf"/><Relationship Id="rId352" Type="http://schemas.openxmlformats.org/officeDocument/2006/relationships/oleObject" Target="embeddings/oleObject167.bin"/><Relationship Id="rId353" Type="http://schemas.openxmlformats.org/officeDocument/2006/relationships/image" Target="media/image148.wmf"/><Relationship Id="rId354" Type="http://schemas.openxmlformats.org/officeDocument/2006/relationships/oleObject" Target="embeddings/oleObject168.bin"/><Relationship Id="rId355" Type="http://schemas.openxmlformats.org/officeDocument/2006/relationships/image" Target="media/image149.wmf"/><Relationship Id="rId356" Type="http://schemas.openxmlformats.org/officeDocument/2006/relationships/oleObject" Target="embeddings/oleObject169.bin"/><Relationship Id="rId357" Type="http://schemas.openxmlformats.org/officeDocument/2006/relationships/image" Target="media/image150.wmf"/><Relationship Id="rId358" Type="http://schemas.openxmlformats.org/officeDocument/2006/relationships/oleObject" Target="embeddings/oleObject170.bin"/><Relationship Id="rId359" Type="http://schemas.openxmlformats.org/officeDocument/2006/relationships/image" Target="media/image151.wmf"/><Relationship Id="rId360" Type="http://schemas.openxmlformats.org/officeDocument/2006/relationships/oleObject" Target="embeddings/oleObject171.bin"/><Relationship Id="rId361" Type="http://schemas.openxmlformats.org/officeDocument/2006/relationships/image" Target="media/image152.wmf"/><Relationship Id="rId362" Type="http://schemas.openxmlformats.org/officeDocument/2006/relationships/oleObject" Target="embeddings/oleObject172.bin"/><Relationship Id="rId363" Type="http://schemas.openxmlformats.org/officeDocument/2006/relationships/image" Target="media/image153.wmf"/><Relationship Id="rId364" Type="http://schemas.openxmlformats.org/officeDocument/2006/relationships/oleObject" Target="embeddings/oleObject173.bin"/><Relationship Id="rId365" Type="http://schemas.openxmlformats.org/officeDocument/2006/relationships/image" Target="media/image154.wmf"/><Relationship Id="rId366" Type="http://schemas.openxmlformats.org/officeDocument/2006/relationships/oleObject" Target="embeddings/oleObject174.bin"/><Relationship Id="rId367" Type="http://schemas.openxmlformats.org/officeDocument/2006/relationships/image" Target="media/image155.wmf"/><Relationship Id="rId368" Type="http://schemas.openxmlformats.org/officeDocument/2006/relationships/oleObject" Target="embeddings/oleObject175.bin"/><Relationship Id="rId369" Type="http://schemas.openxmlformats.org/officeDocument/2006/relationships/image" Target="media/image156.wmf"/><Relationship Id="rId370" Type="http://schemas.openxmlformats.org/officeDocument/2006/relationships/oleObject" Target="embeddings/oleObject176.bin"/><Relationship Id="rId371" Type="http://schemas.openxmlformats.org/officeDocument/2006/relationships/image" Target="media/image157.wmf"/><Relationship Id="rId372" Type="http://schemas.openxmlformats.org/officeDocument/2006/relationships/oleObject" Target="embeddings/oleObject177.bin"/><Relationship Id="rId373" Type="http://schemas.openxmlformats.org/officeDocument/2006/relationships/image" Target="media/image158.wmf"/><Relationship Id="rId374" Type="http://schemas.openxmlformats.org/officeDocument/2006/relationships/oleObject" Target="embeddings/oleObject178.bin"/><Relationship Id="rId375" Type="http://schemas.openxmlformats.org/officeDocument/2006/relationships/image" Target="media/image159.wmf"/><Relationship Id="rId376" Type="http://schemas.openxmlformats.org/officeDocument/2006/relationships/oleObject" Target="embeddings/oleObject179.bin"/><Relationship Id="rId377" Type="http://schemas.openxmlformats.org/officeDocument/2006/relationships/image" Target="media/image160.wmf"/><Relationship Id="rId378" Type="http://schemas.openxmlformats.org/officeDocument/2006/relationships/oleObject" Target="embeddings/oleObject180.bin"/><Relationship Id="rId379" Type="http://schemas.openxmlformats.org/officeDocument/2006/relationships/image" Target="media/image161.wmf"/><Relationship Id="rId380" Type="http://schemas.openxmlformats.org/officeDocument/2006/relationships/oleObject" Target="embeddings/oleObject181.bin"/><Relationship Id="rId381" Type="http://schemas.openxmlformats.org/officeDocument/2006/relationships/image" Target="media/image162.wmf"/><Relationship Id="rId382" Type="http://schemas.openxmlformats.org/officeDocument/2006/relationships/oleObject" Target="embeddings/oleObject182.bin"/><Relationship Id="rId383" Type="http://schemas.openxmlformats.org/officeDocument/2006/relationships/image" Target="media/image163.wmf"/><Relationship Id="rId384" Type="http://schemas.openxmlformats.org/officeDocument/2006/relationships/oleObject" Target="embeddings/oleObject183.bin"/><Relationship Id="rId385" Type="http://schemas.openxmlformats.org/officeDocument/2006/relationships/image" Target="media/image164.wmf"/><Relationship Id="rId386" Type="http://schemas.openxmlformats.org/officeDocument/2006/relationships/oleObject" Target="embeddings/oleObject184.bin"/><Relationship Id="rId387" Type="http://schemas.openxmlformats.org/officeDocument/2006/relationships/image" Target="media/image165.wmf"/><Relationship Id="rId388" Type="http://schemas.openxmlformats.org/officeDocument/2006/relationships/oleObject" Target="embeddings/oleObject185.bin"/><Relationship Id="rId389" Type="http://schemas.openxmlformats.org/officeDocument/2006/relationships/image" Target="media/image166.wmf"/><Relationship Id="rId390" Type="http://schemas.openxmlformats.org/officeDocument/2006/relationships/oleObject" Target="embeddings/oleObject186.bin"/><Relationship Id="rId391" Type="http://schemas.openxmlformats.org/officeDocument/2006/relationships/image" Target="media/image167.wmf"/><Relationship Id="rId392" Type="http://schemas.openxmlformats.org/officeDocument/2006/relationships/oleObject" Target="embeddings/oleObject187.bin"/><Relationship Id="rId393" Type="http://schemas.openxmlformats.org/officeDocument/2006/relationships/image" Target="media/image168.wmf"/><Relationship Id="rId394" Type="http://schemas.openxmlformats.org/officeDocument/2006/relationships/oleObject" Target="embeddings/oleObject188.bin"/><Relationship Id="rId395" Type="http://schemas.openxmlformats.org/officeDocument/2006/relationships/image" Target="media/image169.wmf"/><Relationship Id="rId396" Type="http://schemas.openxmlformats.org/officeDocument/2006/relationships/oleObject" Target="embeddings/oleObject189.bin"/><Relationship Id="rId397" Type="http://schemas.openxmlformats.org/officeDocument/2006/relationships/image" Target="media/image170.wmf"/><Relationship Id="rId398" Type="http://schemas.openxmlformats.org/officeDocument/2006/relationships/oleObject" Target="embeddings/oleObject190.bin"/><Relationship Id="rId399" Type="http://schemas.openxmlformats.org/officeDocument/2006/relationships/image" Target="media/image171.wmf"/><Relationship Id="rId400" Type="http://schemas.openxmlformats.org/officeDocument/2006/relationships/oleObject" Target="embeddings/oleObject191.bin"/><Relationship Id="rId401" Type="http://schemas.openxmlformats.org/officeDocument/2006/relationships/image" Target="media/image172.wmf"/><Relationship Id="rId402" Type="http://schemas.openxmlformats.org/officeDocument/2006/relationships/oleObject" Target="embeddings/oleObject192.bin"/><Relationship Id="rId403" Type="http://schemas.openxmlformats.org/officeDocument/2006/relationships/image" Target="media/image173.wmf"/><Relationship Id="rId404" Type="http://schemas.openxmlformats.org/officeDocument/2006/relationships/oleObject" Target="embeddings/oleObject193.bin"/><Relationship Id="rId405" Type="http://schemas.openxmlformats.org/officeDocument/2006/relationships/image" Target="media/image174.wmf"/><Relationship Id="rId406" Type="http://schemas.openxmlformats.org/officeDocument/2006/relationships/oleObject" Target="embeddings/oleObject194.bin"/><Relationship Id="rId407" Type="http://schemas.openxmlformats.org/officeDocument/2006/relationships/image" Target="media/image175.wmf"/><Relationship Id="rId408" Type="http://schemas.openxmlformats.org/officeDocument/2006/relationships/oleObject" Target="embeddings/oleObject195.bin"/><Relationship Id="rId409" Type="http://schemas.openxmlformats.org/officeDocument/2006/relationships/image" Target="media/image176.wmf"/><Relationship Id="rId410" Type="http://schemas.openxmlformats.org/officeDocument/2006/relationships/oleObject" Target="embeddings/oleObject196.bin"/><Relationship Id="rId411" Type="http://schemas.openxmlformats.org/officeDocument/2006/relationships/image" Target="media/image177.wmf"/><Relationship Id="rId412" Type="http://schemas.openxmlformats.org/officeDocument/2006/relationships/oleObject" Target="embeddings/oleObject197.bin"/><Relationship Id="rId413" Type="http://schemas.openxmlformats.org/officeDocument/2006/relationships/image" Target="media/image178.wmf"/><Relationship Id="rId414" Type="http://schemas.openxmlformats.org/officeDocument/2006/relationships/oleObject" Target="embeddings/oleObject198.bin"/><Relationship Id="rId415" Type="http://schemas.openxmlformats.org/officeDocument/2006/relationships/image" Target="media/image179.wmf"/><Relationship Id="rId416" Type="http://schemas.openxmlformats.org/officeDocument/2006/relationships/oleObject" Target="embeddings/oleObject199.bin"/><Relationship Id="rId417" Type="http://schemas.openxmlformats.org/officeDocument/2006/relationships/image" Target="media/image180.wmf"/><Relationship Id="rId418" Type="http://schemas.openxmlformats.org/officeDocument/2006/relationships/oleObject" Target="embeddings/oleObject200.bin"/><Relationship Id="rId419" Type="http://schemas.openxmlformats.org/officeDocument/2006/relationships/image" Target="media/image181.wmf"/><Relationship Id="rId420" Type="http://schemas.openxmlformats.org/officeDocument/2006/relationships/oleObject" Target="embeddings/oleObject201.bin"/><Relationship Id="rId421" Type="http://schemas.openxmlformats.org/officeDocument/2006/relationships/image" Target="media/image179.wmf"/><Relationship Id="rId422" Type="http://schemas.openxmlformats.org/officeDocument/2006/relationships/oleObject" Target="embeddings/oleObject202.bin"/><Relationship Id="rId423" Type="http://schemas.openxmlformats.org/officeDocument/2006/relationships/image" Target="media/image180.wmf"/><Relationship Id="rId424" Type="http://schemas.openxmlformats.org/officeDocument/2006/relationships/oleObject" Target="embeddings/oleObject203.bin"/><Relationship Id="rId425" Type="http://schemas.openxmlformats.org/officeDocument/2006/relationships/image" Target="media/image173.wmf"/><Relationship Id="rId426" Type="http://schemas.openxmlformats.org/officeDocument/2006/relationships/oleObject" Target="embeddings/oleObject204.bin"/><Relationship Id="rId427" Type="http://schemas.openxmlformats.org/officeDocument/2006/relationships/image" Target="media/image174.wmf"/><Relationship Id="rId428" Type="http://schemas.openxmlformats.org/officeDocument/2006/relationships/oleObject" Target="embeddings/oleObject205.bin"/><Relationship Id="rId429" Type="http://schemas.openxmlformats.org/officeDocument/2006/relationships/image" Target="media/image182.wmf"/><Relationship Id="rId430" Type="http://schemas.openxmlformats.org/officeDocument/2006/relationships/oleObject" Target="embeddings/oleObject206.bin"/><Relationship Id="rId431" Type="http://schemas.openxmlformats.org/officeDocument/2006/relationships/image" Target="media/image176.wmf"/><Relationship Id="rId432" Type="http://schemas.openxmlformats.org/officeDocument/2006/relationships/oleObject" Target="embeddings/oleObject207.bin"/><Relationship Id="rId433" Type="http://schemas.openxmlformats.org/officeDocument/2006/relationships/image" Target="media/image179.wmf"/><Relationship Id="rId434" Type="http://schemas.openxmlformats.org/officeDocument/2006/relationships/oleObject" Target="embeddings/oleObject208.bin"/><Relationship Id="rId435" Type="http://schemas.openxmlformats.org/officeDocument/2006/relationships/image" Target="media/image183.wmf"/><Relationship Id="rId436" Type="http://schemas.openxmlformats.org/officeDocument/2006/relationships/oleObject" Target="embeddings/oleObject209.bin"/><Relationship Id="rId437" Type="http://schemas.openxmlformats.org/officeDocument/2006/relationships/image" Target="media/image184.wmf"/><Relationship Id="rId438" Type="http://schemas.openxmlformats.org/officeDocument/2006/relationships/oleObject" Target="embeddings/oleObject210.bin"/><Relationship Id="rId439" Type="http://schemas.openxmlformats.org/officeDocument/2006/relationships/image" Target="media/image173.wmf"/><Relationship Id="rId440" Type="http://schemas.openxmlformats.org/officeDocument/2006/relationships/oleObject" Target="embeddings/oleObject211.bin"/><Relationship Id="rId441" Type="http://schemas.openxmlformats.org/officeDocument/2006/relationships/image" Target="media/image174.wmf"/><Relationship Id="rId442" Type="http://schemas.openxmlformats.org/officeDocument/2006/relationships/oleObject" Target="embeddings/oleObject212.bin"/><Relationship Id="rId443" Type="http://schemas.openxmlformats.org/officeDocument/2006/relationships/image" Target="media/image182.wmf"/><Relationship Id="rId444" Type="http://schemas.openxmlformats.org/officeDocument/2006/relationships/oleObject" Target="embeddings/oleObject213.bin"/><Relationship Id="rId445" Type="http://schemas.openxmlformats.org/officeDocument/2006/relationships/image" Target="media/image185.wmf"/><Relationship Id="rId446" Type="http://schemas.openxmlformats.org/officeDocument/2006/relationships/oleObject" Target="embeddings/oleObject214.bin"/><Relationship Id="rId447" Type="http://schemas.openxmlformats.org/officeDocument/2006/relationships/image" Target="media/image179.wmf"/><Relationship Id="rId448" Type="http://schemas.openxmlformats.org/officeDocument/2006/relationships/oleObject" Target="embeddings/oleObject215.bin"/><Relationship Id="rId449" Type="http://schemas.openxmlformats.org/officeDocument/2006/relationships/image" Target="media/image186.wmf"/><Relationship Id="rId450" Type="http://schemas.openxmlformats.org/officeDocument/2006/relationships/oleObject" Target="embeddings/oleObject216.bin"/><Relationship Id="rId451" Type="http://schemas.openxmlformats.org/officeDocument/2006/relationships/image" Target="media/image187.wmf"/><Relationship Id="rId452" Type="http://schemas.openxmlformats.org/officeDocument/2006/relationships/oleObject" Target="embeddings/oleObject217.bin"/><Relationship Id="rId453" Type="http://schemas.openxmlformats.org/officeDocument/2006/relationships/image" Target="media/image188.wmf"/><Relationship Id="rId454" Type="http://schemas.openxmlformats.org/officeDocument/2006/relationships/oleObject" Target="embeddings/oleObject218.bin"/><Relationship Id="rId455" Type="http://schemas.openxmlformats.org/officeDocument/2006/relationships/image" Target="media/image189.wmf"/><Relationship Id="rId456" Type="http://schemas.openxmlformats.org/officeDocument/2006/relationships/oleObject" Target="embeddings/oleObject219.bin"/><Relationship Id="rId457" Type="http://schemas.openxmlformats.org/officeDocument/2006/relationships/image" Target="media/image190.wmf"/><Relationship Id="rId458" Type="http://schemas.openxmlformats.org/officeDocument/2006/relationships/oleObject" Target="embeddings/oleObject220.bin"/><Relationship Id="rId459" Type="http://schemas.openxmlformats.org/officeDocument/2006/relationships/image" Target="media/image191.wmf"/><Relationship Id="rId460" Type="http://schemas.openxmlformats.org/officeDocument/2006/relationships/oleObject" Target="embeddings/oleObject221.bin"/><Relationship Id="rId461" Type="http://schemas.openxmlformats.org/officeDocument/2006/relationships/image" Target="media/image192.wmf"/><Relationship Id="rId462" Type="http://schemas.openxmlformats.org/officeDocument/2006/relationships/oleObject" Target="embeddings/oleObject222.bin"/><Relationship Id="rId463" Type="http://schemas.openxmlformats.org/officeDocument/2006/relationships/image" Target="media/image193.wmf"/><Relationship Id="rId464" Type="http://schemas.openxmlformats.org/officeDocument/2006/relationships/oleObject" Target="embeddings/oleObject223.bin"/><Relationship Id="rId465" Type="http://schemas.openxmlformats.org/officeDocument/2006/relationships/image" Target="media/image194.wmf"/><Relationship Id="rId466" Type="http://schemas.openxmlformats.org/officeDocument/2006/relationships/oleObject" Target="embeddings/oleObject224.bin"/><Relationship Id="rId467" Type="http://schemas.openxmlformats.org/officeDocument/2006/relationships/image" Target="media/image195.wmf"/><Relationship Id="rId468" Type="http://schemas.openxmlformats.org/officeDocument/2006/relationships/oleObject" Target="embeddings/oleObject225.bin"/><Relationship Id="rId469" Type="http://schemas.openxmlformats.org/officeDocument/2006/relationships/image" Target="media/image196.wmf"/><Relationship Id="rId470" Type="http://schemas.openxmlformats.org/officeDocument/2006/relationships/oleObject" Target="embeddings/oleObject226.bin"/><Relationship Id="rId471" Type="http://schemas.openxmlformats.org/officeDocument/2006/relationships/image" Target="media/image197.wmf"/><Relationship Id="rId472" Type="http://schemas.openxmlformats.org/officeDocument/2006/relationships/oleObject" Target="embeddings/oleObject227.bin"/><Relationship Id="rId473" Type="http://schemas.openxmlformats.org/officeDocument/2006/relationships/image" Target="media/image198.wmf"/><Relationship Id="rId474" Type="http://schemas.openxmlformats.org/officeDocument/2006/relationships/oleObject" Target="embeddings/oleObject228.bin"/><Relationship Id="rId475" Type="http://schemas.openxmlformats.org/officeDocument/2006/relationships/image" Target="media/image199.wmf"/><Relationship Id="rId476" Type="http://schemas.openxmlformats.org/officeDocument/2006/relationships/oleObject" Target="embeddings/oleObject229.bin"/><Relationship Id="rId477" Type="http://schemas.openxmlformats.org/officeDocument/2006/relationships/image" Target="media/image200.wmf"/><Relationship Id="rId478" Type="http://schemas.openxmlformats.org/officeDocument/2006/relationships/oleObject" Target="embeddings/oleObject230.bin"/><Relationship Id="rId479" Type="http://schemas.openxmlformats.org/officeDocument/2006/relationships/image" Target="media/image201.wmf"/><Relationship Id="rId480" Type="http://schemas.openxmlformats.org/officeDocument/2006/relationships/oleObject" Target="embeddings/oleObject231.bin"/><Relationship Id="rId481" Type="http://schemas.openxmlformats.org/officeDocument/2006/relationships/image" Target="media/image202.wmf"/><Relationship Id="rId482" Type="http://schemas.openxmlformats.org/officeDocument/2006/relationships/oleObject" Target="embeddings/oleObject232.bin"/><Relationship Id="rId483" Type="http://schemas.openxmlformats.org/officeDocument/2006/relationships/image" Target="media/image203.wmf"/><Relationship Id="rId484" Type="http://schemas.openxmlformats.org/officeDocument/2006/relationships/oleObject" Target="embeddings/oleObject233.bin"/><Relationship Id="rId485" Type="http://schemas.openxmlformats.org/officeDocument/2006/relationships/image" Target="media/image204.wmf"/><Relationship Id="rId486" Type="http://schemas.openxmlformats.org/officeDocument/2006/relationships/oleObject" Target="embeddings/oleObject234.bin"/><Relationship Id="rId487" Type="http://schemas.openxmlformats.org/officeDocument/2006/relationships/image" Target="media/image205.wmf"/><Relationship Id="rId488" Type="http://schemas.openxmlformats.org/officeDocument/2006/relationships/oleObject" Target="embeddings/oleObject235.bin"/><Relationship Id="rId489" Type="http://schemas.openxmlformats.org/officeDocument/2006/relationships/image" Target="media/image206.wmf"/><Relationship Id="rId490" Type="http://schemas.openxmlformats.org/officeDocument/2006/relationships/oleObject" Target="embeddings/oleObject236.bin"/><Relationship Id="rId491" Type="http://schemas.openxmlformats.org/officeDocument/2006/relationships/image" Target="media/image207.wmf"/><Relationship Id="rId492" Type="http://schemas.openxmlformats.org/officeDocument/2006/relationships/oleObject" Target="embeddings/oleObject237.bin"/><Relationship Id="rId493" Type="http://schemas.openxmlformats.org/officeDocument/2006/relationships/image" Target="media/image208.wmf"/><Relationship Id="rId494" Type="http://schemas.openxmlformats.org/officeDocument/2006/relationships/oleObject" Target="embeddings/oleObject238.bin"/><Relationship Id="rId495" Type="http://schemas.openxmlformats.org/officeDocument/2006/relationships/image" Target="media/image209.wmf"/><Relationship Id="rId496" Type="http://schemas.openxmlformats.org/officeDocument/2006/relationships/oleObject" Target="embeddings/oleObject239.bin"/><Relationship Id="rId497" Type="http://schemas.openxmlformats.org/officeDocument/2006/relationships/image" Target="media/image210.wmf"/><Relationship Id="rId498" Type="http://schemas.openxmlformats.org/officeDocument/2006/relationships/oleObject" Target="embeddings/oleObject240.bin"/><Relationship Id="rId499" Type="http://schemas.openxmlformats.org/officeDocument/2006/relationships/image" Target="media/image211.wmf"/><Relationship Id="rId500" Type="http://schemas.openxmlformats.org/officeDocument/2006/relationships/oleObject" Target="embeddings/oleObject241.bin"/><Relationship Id="rId501" Type="http://schemas.openxmlformats.org/officeDocument/2006/relationships/image" Target="media/image212.wmf"/><Relationship Id="rId502" Type="http://schemas.openxmlformats.org/officeDocument/2006/relationships/oleObject" Target="embeddings/oleObject242.bin"/><Relationship Id="rId503" Type="http://schemas.openxmlformats.org/officeDocument/2006/relationships/image" Target="media/image213.wmf"/><Relationship Id="rId504" Type="http://schemas.openxmlformats.org/officeDocument/2006/relationships/oleObject" Target="embeddings/oleObject243.bin"/><Relationship Id="rId505" Type="http://schemas.openxmlformats.org/officeDocument/2006/relationships/image" Target="media/image210.wmf"/><Relationship Id="rId506" Type="http://schemas.openxmlformats.org/officeDocument/2006/relationships/oleObject" Target="embeddings/oleObject244.bin"/><Relationship Id="rId507" Type="http://schemas.openxmlformats.org/officeDocument/2006/relationships/image" Target="media/image214.wmf"/><Relationship Id="rId508" Type="http://schemas.openxmlformats.org/officeDocument/2006/relationships/oleObject" Target="embeddings/oleObject245.bin"/><Relationship Id="rId509" Type="http://schemas.openxmlformats.org/officeDocument/2006/relationships/image" Target="media/image215.wmf"/><Relationship Id="rId510" Type="http://schemas.openxmlformats.org/officeDocument/2006/relationships/oleObject" Target="embeddings/oleObject246.bin"/><Relationship Id="rId511" Type="http://schemas.openxmlformats.org/officeDocument/2006/relationships/image" Target="media/image216.wmf"/><Relationship Id="rId512" Type="http://schemas.openxmlformats.org/officeDocument/2006/relationships/oleObject" Target="embeddings/oleObject247.bin"/><Relationship Id="rId513" Type="http://schemas.openxmlformats.org/officeDocument/2006/relationships/image" Target="media/image216.wmf"/><Relationship Id="rId514" Type="http://schemas.openxmlformats.org/officeDocument/2006/relationships/oleObject" Target="embeddings/oleObject248.bin"/><Relationship Id="rId515" Type="http://schemas.openxmlformats.org/officeDocument/2006/relationships/image" Target="media/image216.wmf"/><Relationship Id="rId516" Type="http://schemas.openxmlformats.org/officeDocument/2006/relationships/oleObject" Target="embeddings/oleObject249.bin"/><Relationship Id="rId517" Type="http://schemas.openxmlformats.org/officeDocument/2006/relationships/image" Target="media/image217.wmf"/><Relationship Id="rId518" Type="http://schemas.openxmlformats.org/officeDocument/2006/relationships/oleObject" Target="embeddings/oleObject250.bin"/><Relationship Id="rId519" Type="http://schemas.openxmlformats.org/officeDocument/2006/relationships/image" Target="media/image218.wmf"/><Relationship Id="rId520" Type="http://schemas.openxmlformats.org/officeDocument/2006/relationships/oleObject" Target="embeddings/oleObject251.bin"/><Relationship Id="rId521" Type="http://schemas.openxmlformats.org/officeDocument/2006/relationships/image" Target="media/image219.wmf"/><Relationship Id="rId522" Type="http://schemas.openxmlformats.org/officeDocument/2006/relationships/oleObject" Target="embeddings/oleObject252.bin"/><Relationship Id="rId523" Type="http://schemas.openxmlformats.org/officeDocument/2006/relationships/image" Target="media/image220.wmf"/><Relationship Id="rId524" Type="http://schemas.openxmlformats.org/officeDocument/2006/relationships/oleObject" Target="embeddings/oleObject253.bin"/><Relationship Id="rId525" Type="http://schemas.openxmlformats.org/officeDocument/2006/relationships/image" Target="media/image221.wmf"/><Relationship Id="rId526" Type="http://schemas.openxmlformats.org/officeDocument/2006/relationships/oleObject" Target="embeddings/oleObject254.bin"/><Relationship Id="rId527" Type="http://schemas.openxmlformats.org/officeDocument/2006/relationships/image" Target="media/image222.wmf"/><Relationship Id="rId528" Type="http://schemas.openxmlformats.org/officeDocument/2006/relationships/oleObject" Target="embeddings/oleObject255.bin"/><Relationship Id="rId529" Type="http://schemas.openxmlformats.org/officeDocument/2006/relationships/image" Target="media/image223.wmf"/><Relationship Id="rId530" Type="http://schemas.openxmlformats.org/officeDocument/2006/relationships/oleObject" Target="embeddings/oleObject256.bin"/><Relationship Id="rId531" Type="http://schemas.openxmlformats.org/officeDocument/2006/relationships/image" Target="media/image224.wmf"/><Relationship Id="rId532" Type="http://schemas.openxmlformats.org/officeDocument/2006/relationships/oleObject" Target="embeddings/oleObject257.bin"/><Relationship Id="rId533" Type="http://schemas.openxmlformats.org/officeDocument/2006/relationships/image" Target="media/image225.wmf"/><Relationship Id="rId534" Type="http://schemas.openxmlformats.org/officeDocument/2006/relationships/oleObject" Target="embeddings/oleObject258.bin"/><Relationship Id="rId535" Type="http://schemas.openxmlformats.org/officeDocument/2006/relationships/image" Target="media/image226.wmf"/><Relationship Id="rId536" Type="http://schemas.openxmlformats.org/officeDocument/2006/relationships/oleObject" Target="embeddings/oleObject259.bin"/><Relationship Id="rId537" Type="http://schemas.openxmlformats.org/officeDocument/2006/relationships/image" Target="media/image227.wmf"/><Relationship Id="rId538" Type="http://schemas.openxmlformats.org/officeDocument/2006/relationships/oleObject" Target="embeddings/oleObject260.bin"/><Relationship Id="rId539" Type="http://schemas.openxmlformats.org/officeDocument/2006/relationships/image" Target="media/image228.wmf"/><Relationship Id="rId540" Type="http://schemas.openxmlformats.org/officeDocument/2006/relationships/oleObject" Target="embeddings/oleObject261.bin"/><Relationship Id="rId541" Type="http://schemas.openxmlformats.org/officeDocument/2006/relationships/image" Target="media/image229.wmf"/><Relationship Id="rId542" Type="http://schemas.openxmlformats.org/officeDocument/2006/relationships/oleObject" Target="embeddings/oleObject262.bin"/><Relationship Id="rId543" Type="http://schemas.openxmlformats.org/officeDocument/2006/relationships/image" Target="media/image230.wmf"/><Relationship Id="rId544" Type="http://schemas.openxmlformats.org/officeDocument/2006/relationships/oleObject" Target="embeddings/oleObject263.bin"/><Relationship Id="rId545" Type="http://schemas.openxmlformats.org/officeDocument/2006/relationships/image" Target="media/image231.wmf"/><Relationship Id="rId546" Type="http://schemas.openxmlformats.org/officeDocument/2006/relationships/oleObject" Target="embeddings/oleObject264.bin"/><Relationship Id="rId547" Type="http://schemas.openxmlformats.org/officeDocument/2006/relationships/image" Target="media/image232.wmf"/><Relationship Id="rId548" Type="http://schemas.openxmlformats.org/officeDocument/2006/relationships/oleObject" Target="embeddings/oleObject265.bin"/><Relationship Id="rId549" Type="http://schemas.openxmlformats.org/officeDocument/2006/relationships/image" Target="media/image233.wmf"/><Relationship Id="rId550" Type="http://schemas.openxmlformats.org/officeDocument/2006/relationships/oleObject" Target="embeddings/oleObject266.bin"/><Relationship Id="rId551" Type="http://schemas.openxmlformats.org/officeDocument/2006/relationships/image" Target="media/image234.wmf"/><Relationship Id="rId552" Type="http://schemas.openxmlformats.org/officeDocument/2006/relationships/oleObject" Target="embeddings/oleObject267.bin"/><Relationship Id="rId553" Type="http://schemas.openxmlformats.org/officeDocument/2006/relationships/image" Target="media/image235.wmf"/><Relationship Id="rId554" Type="http://schemas.openxmlformats.org/officeDocument/2006/relationships/oleObject" Target="embeddings/oleObject268.bin"/><Relationship Id="rId555" Type="http://schemas.openxmlformats.org/officeDocument/2006/relationships/image" Target="media/image236.wmf"/><Relationship Id="rId556" Type="http://schemas.openxmlformats.org/officeDocument/2006/relationships/oleObject" Target="embeddings/oleObject269.bin"/><Relationship Id="rId557" Type="http://schemas.openxmlformats.org/officeDocument/2006/relationships/image" Target="media/image237.wmf"/><Relationship Id="rId558" Type="http://schemas.openxmlformats.org/officeDocument/2006/relationships/oleObject" Target="embeddings/oleObject270.bin"/><Relationship Id="rId559" Type="http://schemas.openxmlformats.org/officeDocument/2006/relationships/image" Target="media/image238.wmf"/><Relationship Id="rId560" Type="http://schemas.openxmlformats.org/officeDocument/2006/relationships/oleObject" Target="embeddings/oleObject271.bin"/><Relationship Id="rId561" Type="http://schemas.openxmlformats.org/officeDocument/2006/relationships/image" Target="media/image239.wmf"/><Relationship Id="rId562" Type="http://schemas.openxmlformats.org/officeDocument/2006/relationships/oleObject" Target="embeddings/oleObject272.bin"/><Relationship Id="rId563" Type="http://schemas.openxmlformats.org/officeDocument/2006/relationships/image" Target="media/image236.wmf"/><Relationship Id="rId564" Type="http://schemas.openxmlformats.org/officeDocument/2006/relationships/oleObject" Target="embeddings/oleObject273.bin"/><Relationship Id="rId565" Type="http://schemas.openxmlformats.org/officeDocument/2006/relationships/image" Target="media/image240.wmf"/><Relationship Id="rId566" Type="http://schemas.openxmlformats.org/officeDocument/2006/relationships/oleObject" Target="embeddings/oleObject274.bin"/><Relationship Id="rId567" Type="http://schemas.openxmlformats.org/officeDocument/2006/relationships/image" Target="media/image241.wmf"/><Relationship Id="rId568" Type="http://schemas.openxmlformats.org/officeDocument/2006/relationships/oleObject" Target="embeddings/oleObject275.bin"/><Relationship Id="rId569" Type="http://schemas.openxmlformats.org/officeDocument/2006/relationships/image" Target="media/image242.wmf"/><Relationship Id="rId570" Type="http://schemas.openxmlformats.org/officeDocument/2006/relationships/oleObject" Target="embeddings/oleObject276.bin"/><Relationship Id="rId571" Type="http://schemas.openxmlformats.org/officeDocument/2006/relationships/image" Target="media/image236.wmf"/><Relationship Id="rId572" Type="http://schemas.openxmlformats.org/officeDocument/2006/relationships/oleObject" Target="embeddings/oleObject277.bin"/><Relationship Id="rId573" Type="http://schemas.openxmlformats.org/officeDocument/2006/relationships/image" Target="media/image237.wmf"/><Relationship Id="rId574" Type="http://schemas.openxmlformats.org/officeDocument/2006/relationships/oleObject" Target="embeddings/oleObject278.bin"/><Relationship Id="rId575" Type="http://schemas.openxmlformats.org/officeDocument/2006/relationships/image" Target="media/image236.wmf"/><Relationship Id="rId576" Type="http://schemas.openxmlformats.org/officeDocument/2006/relationships/oleObject" Target="embeddings/oleObject279.bin"/><Relationship Id="rId577" Type="http://schemas.openxmlformats.org/officeDocument/2006/relationships/image" Target="media/image243.wmf"/><Relationship Id="rId578" Type="http://schemas.openxmlformats.org/officeDocument/2006/relationships/oleObject" Target="embeddings/oleObject280.bin"/><Relationship Id="rId579" Type="http://schemas.openxmlformats.org/officeDocument/2006/relationships/image" Target="media/image244.wmf"/><Relationship Id="rId580" Type="http://schemas.openxmlformats.org/officeDocument/2006/relationships/oleObject" Target="embeddings/oleObject281.bin"/><Relationship Id="rId581" Type="http://schemas.openxmlformats.org/officeDocument/2006/relationships/image" Target="media/image236.wmf"/><Relationship Id="rId582" Type="http://schemas.openxmlformats.org/officeDocument/2006/relationships/oleObject" Target="embeddings/oleObject282.bin"/><Relationship Id="rId583" Type="http://schemas.openxmlformats.org/officeDocument/2006/relationships/image" Target="media/image245.wmf"/><Relationship Id="rId584" Type="http://schemas.openxmlformats.org/officeDocument/2006/relationships/oleObject" Target="embeddings/oleObject283.bin"/><Relationship Id="rId585" Type="http://schemas.openxmlformats.org/officeDocument/2006/relationships/image" Target="media/image246.wmf"/><Relationship Id="rId586" Type="http://schemas.openxmlformats.org/officeDocument/2006/relationships/oleObject" Target="embeddings/oleObject284.bin"/><Relationship Id="rId587" Type="http://schemas.openxmlformats.org/officeDocument/2006/relationships/image" Target="media/image247.wmf"/><Relationship Id="rId588" Type="http://schemas.openxmlformats.org/officeDocument/2006/relationships/oleObject" Target="embeddings/oleObject285.bin"/><Relationship Id="rId589" Type="http://schemas.openxmlformats.org/officeDocument/2006/relationships/image" Target="media/image248.wmf"/><Relationship Id="rId590" Type="http://schemas.openxmlformats.org/officeDocument/2006/relationships/oleObject" Target="embeddings/oleObject286.bin"/><Relationship Id="rId591" Type="http://schemas.openxmlformats.org/officeDocument/2006/relationships/image" Target="media/image249.wmf"/><Relationship Id="rId592" Type="http://schemas.openxmlformats.org/officeDocument/2006/relationships/oleObject" Target="embeddings/oleObject287.bin"/><Relationship Id="rId593" Type="http://schemas.openxmlformats.org/officeDocument/2006/relationships/image" Target="media/image250.wmf"/><Relationship Id="rId594" Type="http://schemas.openxmlformats.org/officeDocument/2006/relationships/oleObject" Target="embeddings/oleObject288.bin"/><Relationship Id="rId595" Type="http://schemas.openxmlformats.org/officeDocument/2006/relationships/image" Target="media/image251.wmf"/><Relationship Id="rId596" Type="http://schemas.openxmlformats.org/officeDocument/2006/relationships/oleObject" Target="embeddings/oleObject289.bin"/><Relationship Id="rId597" Type="http://schemas.openxmlformats.org/officeDocument/2006/relationships/image" Target="media/image252.wmf"/><Relationship Id="rId598" Type="http://schemas.openxmlformats.org/officeDocument/2006/relationships/oleObject" Target="embeddings/oleObject290.bin"/><Relationship Id="rId599" Type="http://schemas.openxmlformats.org/officeDocument/2006/relationships/image" Target="media/image253.wmf"/><Relationship Id="rId600" Type="http://schemas.openxmlformats.org/officeDocument/2006/relationships/oleObject" Target="embeddings/oleObject291.bin"/><Relationship Id="rId601" Type="http://schemas.openxmlformats.org/officeDocument/2006/relationships/image" Target="media/image254.wmf"/><Relationship Id="rId602" Type="http://schemas.openxmlformats.org/officeDocument/2006/relationships/oleObject" Target="embeddings/oleObject292.bin"/><Relationship Id="rId603" Type="http://schemas.openxmlformats.org/officeDocument/2006/relationships/image" Target="media/image255.wmf"/><Relationship Id="rId604" Type="http://schemas.openxmlformats.org/officeDocument/2006/relationships/oleObject" Target="embeddings/oleObject293.bin"/><Relationship Id="rId605" Type="http://schemas.openxmlformats.org/officeDocument/2006/relationships/image" Target="media/image256.wmf"/><Relationship Id="rId606" Type="http://schemas.openxmlformats.org/officeDocument/2006/relationships/oleObject" Target="embeddings/oleObject294.bin"/><Relationship Id="rId607" Type="http://schemas.openxmlformats.org/officeDocument/2006/relationships/image" Target="media/image257.wmf"/><Relationship Id="rId608" Type="http://schemas.openxmlformats.org/officeDocument/2006/relationships/oleObject" Target="embeddings/oleObject295.bin"/><Relationship Id="rId609" Type="http://schemas.openxmlformats.org/officeDocument/2006/relationships/image" Target="media/image258.wmf"/><Relationship Id="rId610" Type="http://schemas.openxmlformats.org/officeDocument/2006/relationships/oleObject" Target="embeddings/oleObject296.bin"/><Relationship Id="rId611" Type="http://schemas.openxmlformats.org/officeDocument/2006/relationships/image" Target="media/image259.wmf"/><Relationship Id="rId612" Type="http://schemas.openxmlformats.org/officeDocument/2006/relationships/oleObject" Target="embeddings/oleObject297.bin"/><Relationship Id="rId613" Type="http://schemas.openxmlformats.org/officeDocument/2006/relationships/image" Target="media/image260.wmf"/><Relationship Id="rId614" Type="http://schemas.openxmlformats.org/officeDocument/2006/relationships/oleObject" Target="embeddings/oleObject298.bin"/><Relationship Id="rId615" Type="http://schemas.openxmlformats.org/officeDocument/2006/relationships/image" Target="media/image261.wmf"/><Relationship Id="rId616" Type="http://schemas.openxmlformats.org/officeDocument/2006/relationships/oleObject" Target="embeddings/oleObject299.bin"/><Relationship Id="rId617" Type="http://schemas.openxmlformats.org/officeDocument/2006/relationships/image" Target="media/image262.wmf"/><Relationship Id="rId618" Type="http://schemas.openxmlformats.org/officeDocument/2006/relationships/oleObject" Target="embeddings/oleObject300.bin"/><Relationship Id="rId619" Type="http://schemas.openxmlformats.org/officeDocument/2006/relationships/image" Target="media/image263.wmf"/><Relationship Id="rId620" Type="http://schemas.openxmlformats.org/officeDocument/2006/relationships/oleObject" Target="embeddings/oleObject301.bin"/><Relationship Id="rId621" Type="http://schemas.openxmlformats.org/officeDocument/2006/relationships/image" Target="media/image264.wmf"/><Relationship Id="rId622" Type="http://schemas.openxmlformats.org/officeDocument/2006/relationships/oleObject" Target="embeddings/oleObject302.bin"/><Relationship Id="rId623" Type="http://schemas.openxmlformats.org/officeDocument/2006/relationships/image" Target="media/image265.wmf"/><Relationship Id="rId624" Type="http://schemas.openxmlformats.org/officeDocument/2006/relationships/oleObject" Target="embeddings/oleObject303.bin"/><Relationship Id="rId625" Type="http://schemas.openxmlformats.org/officeDocument/2006/relationships/image" Target="media/image266.wmf"/><Relationship Id="rId626" Type="http://schemas.openxmlformats.org/officeDocument/2006/relationships/oleObject" Target="embeddings/oleObject304.bin"/><Relationship Id="rId627" Type="http://schemas.openxmlformats.org/officeDocument/2006/relationships/image" Target="media/image267.wmf"/><Relationship Id="rId628" Type="http://schemas.openxmlformats.org/officeDocument/2006/relationships/oleObject" Target="embeddings/oleObject305.bin"/><Relationship Id="rId629" Type="http://schemas.openxmlformats.org/officeDocument/2006/relationships/image" Target="media/image268.wmf"/><Relationship Id="rId630" Type="http://schemas.openxmlformats.org/officeDocument/2006/relationships/oleObject" Target="embeddings/oleObject306.bin"/><Relationship Id="rId631" Type="http://schemas.openxmlformats.org/officeDocument/2006/relationships/image" Target="media/image269.wmf"/><Relationship Id="rId632" Type="http://schemas.openxmlformats.org/officeDocument/2006/relationships/oleObject" Target="embeddings/oleObject307.bin"/><Relationship Id="rId633" Type="http://schemas.openxmlformats.org/officeDocument/2006/relationships/image" Target="media/image270.wmf"/><Relationship Id="rId634" Type="http://schemas.openxmlformats.org/officeDocument/2006/relationships/oleObject" Target="embeddings/oleObject308.bin"/><Relationship Id="rId635" Type="http://schemas.openxmlformats.org/officeDocument/2006/relationships/image" Target="media/image271.wmf"/><Relationship Id="rId636" Type="http://schemas.openxmlformats.org/officeDocument/2006/relationships/oleObject" Target="embeddings/oleObject309.bin"/><Relationship Id="rId637" Type="http://schemas.openxmlformats.org/officeDocument/2006/relationships/image" Target="media/image272.wmf"/><Relationship Id="rId638" Type="http://schemas.openxmlformats.org/officeDocument/2006/relationships/oleObject" Target="embeddings/oleObject310.bin"/><Relationship Id="rId639" Type="http://schemas.openxmlformats.org/officeDocument/2006/relationships/image" Target="media/image270.wmf"/><Relationship Id="rId640" Type="http://schemas.openxmlformats.org/officeDocument/2006/relationships/oleObject" Target="embeddings/oleObject311.bin"/><Relationship Id="rId641" Type="http://schemas.openxmlformats.org/officeDocument/2006/relationships/image" Target="media/image273.wmf"/><Relationship Id="rId642" Type="http://schemas.openxmlformats.org/officeDocument/2006/relationships/oleObject" Target="embeddings/oleObject312.bin"/><Relationship Id="rId643" Type="http://schemas.openxmlformats.org/officeDocument/2006/relationships/image" Target="media/image274.wmf"/><Relationship Id="rId644" Type="http://schemas.openxmlformats.org/officeDocument/2006/relationships/oleObject" Target="embeddings/oleObject313.bin"/><Relationship Id="rId645" Type="http://schemas.openxmlformats.org/officeDocument/2006/relationships/image" Target="media/image275.wmf"/><Relationship Id="rId646" Type="http://schemas.openxmlformats.org/officeDocument/2006/relationships/oleObject" Target="embeddings/oleObject314.bin"/><Relationship Id="rId647" Type="http://schemas.openxmlformats.org/officeDocument/2006/relationships/image" Target="media/image276.wmf"/><Relationship Id="rId648" Type="http://schemas.openxmlformats.org/officeDocument/2006/relationships/oleObject" Target="embeddings/oleObject315.bin"/><Relationship Id="rId649" Type="http://schemas.openxmlformats.org/officeDocument/2006/relationships/image" Target="media/image277.wmf"/><Relationship Id="rId650" Type="http://schemas.openxmlformats.org/officeDocument/2006/relationships/oleObject" Target="embeddings/oleObject316.bin"/><Relationship Id="rId651" Type="http://schemas.openxmlformats.org/officeDocument/2006/relationships/image" Target="media/image278.wmf"/><Relationship Id="rId652" Type="http://schemas.openxmlformats.org/officeDocument/2006/relationships/oleObject" Target="embeddings/oleObject317.bin"/><Relationship Id="rId653" Type="http://schemas.openxmlformats.org/officeDocument/2006/relationships/image" Target="media/image279.wmf"/><Relationship Id="rId654" Type="http://schemas.openxmlformats.org/officeDocument/2006/relationships/oleObject" Target="embeddings/oleObject318.bin"/><Relationship Id="rId655" Type="http://schemas.openxmlformats.org/officeDocument/2006/relationships/image" Target="media/image280.wmf"/><Relationship Id="rId656" Type="http://schemas.openxmlformats.org/officeDocument/2006/relationships/oleObject" Target="embeddings/oleObject319.bin"/><Relationship Id="rId657" Type="http://schemas.openxmlformats.org/officeDocument/2006/relationships/image" Target="media/image281.wmf"/><Relationship Id="rId658" Type="http://schemas.openxmlformats.org/officeDocument/2006/relationships/oleObject" Target="embeddings/oleObject320.bin"/><Relationship Id="rId659" Type="http://schemas.openxmlformats.org/officeDocument/2006/relationships/image" Target="media/image282.wmf"/><Relationship Id="rId660" Type="http://schemas.openxmlformats.org/officeDocument/2006/relationships/oleObject" Target="embeddings/oleObject321.bin"/><Relationship Id="rId661" Type="http://schemas.openxmlformats.org/officeDocument/2006/relationships/image" Target="media/image283.wmf"/><Relationship Id="rId662" Type="http://schemas.openxmlformats.org/officeDocument/2006/relationships/oleObject" Target="embeddings/oleObject322.bin"/><Relationship Id="rId663" Type="http://schemas.openxmlformats.org/officeDocument/2006/relationships/image" Target="media/image284.wmf"/><Relationship Id="rId664" Type="http://schemas.openxmlformats.org/officeDocument/2006/relationships/oleObject" Target="embeddings/oleObject323.bin"/><Relationship Id="rId665" Type="http://schemas.openxmlformats.org/officeDocument/2006/relationships/image" Target="media/image285.wmf"/><Relationship Id="rId666" Type="http://schemas.openxmlformats.org/officeDocument/2006/relationships/oleObject" Target="embeddings/oleObject324.bin"/><Relationship Id="rId667" Type="http://schemas.openxmlformats.org/officeDocument/2006/relationships/image" Target="media/image286.wmf"/><Relationship Id="rId668" Type="http://schemas.openxmlformats.org/officeDocument/2006/relationships/oleObject" Target="embeddings/oleObject325.bin"/><Relationship Id="rId669" Type="http://schemas.openxmlformats.org/officeDocument/2006/relationships/image" Target="media/image287.wmf"/><Relationship Id="rId670" Type="http://schemas.openxmlformats.org/officeDocument/2006/relationships/oleObject" Target="embeddings/oleObject326.bin"/><Relationship Id="rId671" Type="http://schemas.openxmlformats.org/officeDocument/2006/relationships/image" Target="media/image288.wmf"/><Relationship Id="rId672" Type="http://schemas.openxmlformats.org/officeDocument/2006/relationships/oleObject" Target="embeddings/oleObject327.bin"/><Relationship Id="rId673" Type="http://schemas.openxmlformats.org/officeDocument/2006/relationships/image" Target="media/image289.wmf"/><Relationship Id="rId674" Type="http://schemas.openxmlformats.org/officeDocument/2006/relationships/oleObject" Target="embeddings/oleObject328.bin"/><Relationship Id="rId675" Type="http://schemas.openxmlformats.org/officeDocument/2006/relationships/image" Target="media/image290.wmf"/><Relationship Id="rId676" Type="http://schemas.openxmlformats.org/officeDocument/2006/relationships/oleObject" Target="embeddings/oleObject329.bin"/><Relationship Id="rId677" Type="http://schemas.openxmlformats.org/officeDocument/2006/relationships/image" Target="media/image291.wmf"/><Relationship Id="rId678" Type="http://schemas.openxmlformats.org/officeDocument/2006/relationships/oleObject" Target="embeddings/oleObject330.bin"/><Relationship Id="rId679" Type="http://schemas.openxmlformats.org/officeDocument/2006/relationships/image" Target="media/image292.wmf"/><Relationship Id="rId680" Type="http://schemas.openxmlformats.org/officeDocument/2006/relationships/oleObject" Target="embeddings/oleObject331.bin"/><Relationship Id="rId681" Type="http://schemas.openxmlformats.org/officeDocument/2006/relationships/image" Target="media/image293.wmf"/><Relationship Id="rId682" Type="http://schemas.openxmlformats.org/officeDocument/2006/relationships/oleObject" Target="embeddings/oleObject332.bin"/><Relationship Id="rId683" Type="http://schemas.openxmlformats.org/officeDocument/2006/relationships/image" Target="media/image294.wmf"/><Relationship Id="rId684" Type="http://schemas.openxmlformats.org/officeDocument/2006/relationships/oleObject" Target="embeddings/oleObject333.bin"/><Relationship Id="rId685" Type="http://schemas.openxmlformats.org/officeDocument/2006/relationships/image" Target="media/image295.wmf"/><Relationship Id="rId686" Type="http://schemas.openxmlformats.org/officeDocument/2006/relationships/oleObject" Target="embeddings/oleObject334.bin"/><Relationship Id="rId687" Type="http://schemas.openxmlformats.org/officeDocument/2006/relationships/image" Target="media/image295.wmf"/><Relationship Id="rId688" Type="http://schemas.openxmlformats.org/officeDocument/2006/relationships/oleObject" Target="embeddings/oleObject335.bin"/><Relationship Id="rId689" Type="http://schemas.openxmlformats.org/officeDocument/2006/relationships/image" Target="media/image296.wmf"/><Relationship Id="rId690" Type="http://schemas.openxmlformats.org/officeDocument/2006/relationships/oleObject" Target="embeddings/oleObject336.bin"/><Relationship Id="rId691" Type="http://schemas.openxmlformats.org/officeDocument/2006/relationships/image" Target="media/image297.wmf"/><Relationship Id="rId692" Type="http://schemas.openxmlformats.org/officeDocument/2006/relationships/oleObject" Target="embeddings/oleObject337.bin"/><Relationship Id="rId693" Type="http://schemas.openxmlformats.org/officeDocument/2006/relationships/image" Target="media/image298.wmf"/><Relationship Id="rId694" Type="http://schemas.openxmlformats.org/officeDocument/2006/relationships/oleObject" Target="embeddings/oleObject338.bin"/><Relationship Id="rId695" Type="http://schemas.openxmlformats.org/officeDocument/2006/relationships/image" Target="media/image299.wmf"/><Relationship Id="rId696" Type="http://schemas.openxmlformats.org/officeDocument/2006/relationships/oleObject" Target="embeddings/oleObject339.bin"/><Relationship Id="rId697" Type="http://schemas.openxmlformats.org/officeDocument/2006/relationships/image" Target="media/image300.wmf"/><Relationship Id="rId698" Type="http://schemas.openxmlformats.org/officeDocument/2006/relationships/oleObject" Target="embeddings/oleObject340.bin"/><Relationship Id="rId699" Type="http://schemas.openxmlformats.org/officeDocument/2006/relationships/image" Target="media/image301.wmf"/><Relationship Id="rId700" Type="http://schemas.openxmlformats.org/officeDocument/2006/relationships/oleObject" Target="embeddings/oleObject341.bin"/><Relationship Id="rId701" Type="http://schemas.openxmlformats.org/officeDocument/2006/relationships/image" Target="media/image302.wmf"/><Relationship Id="rId702" Type="http://schemas.openxmlformats.org/officeDocument/2006/relationships/oleObject" Target="embeddings/oleObject342.bin"/><Relationship Id="rId703" Type="http://schemas.openxmlformats.org/officeDocument/2006/relationships/image" Target="media/image303.wmf"/><Relationship Id="rId704" Type="http://schemas.openxmlformats.org/officeDocument/2006/relationships/oleObject" Target="embeddings/oleObject343.bin"/><Relationship Id="rId705" Type="http://schemas.openxmlformats.org/officeDocument/2006/relationships/image" Target="media/image304.wmf"/><Relationship Id="rId706" Type="http://schemas.openxmlformats.org/officeDocument/2006/relationships/oleObject" Target="embeddings/oleObject344.bin"/><Relationship Id="rId707" Type="http://schemas.openxmlformats.org/officeDocument/2006/relationships/image" Target="media/image305.wmf"/><Relationship Id="rId708" Type="http://schemas.openxmlformats.org/officeDocument/2006/relationships/oleObject" Target="embeddings/oleObject345.bin"/><Relationship Id="rId709" Type="http://schemas.openxmlformats.org/officeDocument/2006/relationships/image" Target="media/image306.wmf"/><Relationship Id="rId710" Type="http://schemas.openxmlformats.org/officeDocument/2006/relationships/oleObject" Target="embeddings/oleObject346.bin"/><Relationship Id="rId711" Type="http://schemas.openxmlformats.org/officeDocument/2006/relationships/image" Target="media/image307.wmf"/><Relationship Id="rId712" Type="http://schemas.openxmlformats.org/officeDocument/2006/relationships/oleObject" Target="embeddings/oleObject347.bin"/><Relationship Id="rId713" Type="http://schemas.openxmlformats.org/officeDocument/2006/relationships/image" Target="media/image308.wmf"/><Relationship Id="rId714" Type="http://schemas.openxmlformats.org/officeDocument/2006/relationships/oleObject" Target="embeddings/oleObject348.bin"/><Relationship Id="rId715" Type="http://schemas.openxmlformats.org/officeDocument/2006/relationships/image" Target="media/image306.wmf"/><Relationship Id="rId716" Type="http://schemas.openxmlformats.org/officeDocument/2006/relationships/oleObject" Target="embeddings/oleObject349.bin"/><Relationship Id="rId717" Type="http://schemas.openxmlformats.org/officeDocument/2006/relationships/image" Target="media/image309.wmf"/><Relationship Id="rId718" Type="http://schemas.openxmlformats.org/officeDocument/2006/relationships/oleObject" Target="embeddings/oleObject350.bin"/><Relationship Id="rId719" Type="http://schemas.openxmlformats.org/officeDocument/2006/relationships/image" Target="media/image310.wmf"/><Relationship Id="rId720" Type="http://schemas.openxmlformats.org/officeDocument/2006/relationships/oleObject" Target="embeddings/oleObject351.bin"/><Relationship Id="rId721" Type="http://schemas.openxmlformats.org/officeDocument/2006/relationships/image" Target="media/image311.wmf"/><Relationship Id="rId722" Type="http://schemas.openxmlformats.org/officeDocument/2006/relationships/oleObject" Target="embeddings/oleObject352.bin"/><Relationship Id="rId723" Type="http://schemas.openxmlformats.org/officeDocument/2006/relationships/image" Target="media/image312.wmf"/><Relationship Id="rId724" Type="http://schemas.openxmlformats.org/officeDocument/2006/relationships/oleObject" Target="embeddings/oleObject353.bin"/><Relationship Id="rId725" Type="http://schemas.openxmlformats.org/officeDocument/2006/relationships/image" Target="media/image313.wmf"/><Relationship Id="rId726" Type="http://schemas.openxmlformats.org/officeDocument/2006/relationships/oleObject" Target="embeddings/oleObject354.bin"/><Relationship Id="rId727" Type="http://schemas.openxmlformats.org/officeDocument/2006/relationships/image" Target="media/image314.wmf"/><Relationship Id="rId728" Type="http://schemas.openxmlformats.org/officeDocument/2006/relationships/oleObject" Target="embeddings/oleObject355.bin"/><Relationship Id="rId729" Type="http://schemas.openxmlformats.org/officeDocument/2006/relationships/image" Target="media/image315.wmf"/><Relationship Id="rId730" Type="http://schemas.openxmlformats.org/officeDocument/2006/relationships/oleObject" Target="embeddings/oleObject356.bin"/><Relationship Id="rId731" Type="http://schemas.openxmlformats.org/officeDocument/2006/relationships/image" Target="media/image316.wmf"/><Relationship Id="rId732" Type="http://schemas.openxmlformats.org/officeDocument/2006/relationships/oleObject" Target="embeddings/oleObject357.bin"/><Relationship Id="rId733" Type="http://schemas.openxmlformats.org/officeDocument/2006/relationships/image" Target="media/image317.wmf"/><Relationship Id="rId734" Type="http://schemas.openxmlformats.org/officeDocument/2006/relationships/oleObject" Target="embeddings/oleObject358.bin"/><Relationship Id="rId735" Type="http://schemas.openxmlformats.org/officeDocument/2006/relationships/image" Target="media/image318.wmf"/><Relationship Id="rId736" Type="http://schemas.openxmlformats.org/officeDocument/2006/relationships/oleObject" Target="embeddings/oleObject359.bin"/><Relationship Id="rId737" Type="http://schemas.openxmlformats.org/officeDocument/2006/relationships/image" Target="media/image319.wmf"/><Relationship Id="rId738" Type="http://schemas.openxmlformats.org/officeDocument/2006/relationships/oleObject" Target="embeddings/oleObject360.bin"/><Relationship Id="rId739" Type="http://schemas.openxmlformats.org/officeDocument/2006/relationships/image" Target="media/image320.wmf"/><Relationship Id="rId740" Type="http://schemas.openxmlformats.org/officeDocument/2006/relationships/oleObject" Target="embeddings/oleObject361.bin"/><Relationship Id="rId741" Type="http://schemas.openxmlformats.org/officeDocument/2006/relationships/image" Target="media/image321.wmf"/><Relationship Id="rId742" Type="http://schemas.openxmlformats.org/officeDocument/2006/relationships/oleObject" Target="embeddings/oleObject362.bin"/><Relationship Id="rId743" Type="http://schemas.openxmlformats.org/officeDocument/2006/relationships/image" Target="media/image322.wmf"/><Relationship Id="rId744" Type="http://schemas.openxmlformats.org/officeDocument/2006/relationships/oleObject" Target="embeddings/oleObject363.bin"/><Relationship Id="rId745" Type="http://schemas.openxmlformats.org/officeDocument/2006/relationships/image" Target="media/image323.wmf"/><Relationship Id="rId746" Type="http://schemas.openxmlformats.org/officeDocument/2006/relationships/oleObject" Target="embeddings/oleObject364.bin"/><Relationship Id="rId747" Type="http://schemas.openxmlformats.org/officeDocument/2006/relationships/image" Target="media/image324.wmf"/><Relationship Id="rId748" Type="http://schemas.openxmlformats.org/officeDocument/2006/relationships/oleObject" Target="embeddings/oleObject365.bin"/><Relationship Id="rId749" Type="http://schemas.openxmlformats.org/officeDocument/2006/relationships/image" Target="media/image325.wmf"/><Relationship Id="rId750" Type="http://schemas.openxmlformats.org/officeDocument/2006/relationships/oleObject" Target="embeddings/oleObject366.bin"/><Relationship Id="rId751" Type="http://schemas.openxmlformats.org/officeDocument/2006/relationships/image" Target="media/image326.wmf"/><Relationship Id="rId752" Type="http://schemas.openxmlformats.org/officeDocument/2006/relationships/oleObject" Target="embeddings/oleObject367.bin"/><Relationship Id="rId753" Type="http://schemas.openxmlformats.org/officeDocument/2006/relationships/image" Target="media/image327.wmf"/><Relationship Id="rId754" Type="http://schemas.openxmlformats.org/officeDocument/2006/relationships/oleObject" Target="embeddings/oleObject368.bin"/><Relationship Id="rId755" Type="http://schemas.openxmlformats.org/officeDocument/2006/relationships/image" Target="media/image328.wmf"/><Relationship Id="rId756" Type="http://schemas.openxmlformats.org/officeDocument/2006/relationships/oleObject" Target="embeddings/oleObject369.bin"/><Relationship Id="rId757" Type="http://schemas.openxmlformats.org/officeDocument/2006/relationships/image" Target="media/image329.wmf"/><Relationship Id="rId758" Type="http://schemas.openxmlformats.org/officeDocument/2006/relationships/oleObject" Target="embeddings/oleObject370.bin"/><Relationship Id="rId759" Type="http://schemas.openxmlformats.org/officeDocument/2006/relationships/image" Target="media/image330.wmf"/><Relationship Id="rId760" Type="http://schemas.openxmlformats.org/officeDocument/2006/relationships/oleObject" Target="embeddings/oleObject371.bin"/><Relationship Id="rId761" Type="http://schemas.openxmlformats.org/officeDocument/2006/relationships/image" Target="media/image331.wmf"/><Relationship Id="rId762" Type="http://schemas.openxmlformats.org/officeDocument/2006/relationships/oleObject" Target="embeddings/oleObject372.bin"/><Relationship Id="rId763" Type="http://schemas.openxmlformats.org/officeDocument/2006/relationships/image" Target="media/image332.wmf"/><Relationship Id="rId764" Type="http://schemas.openxmlformats.org/officeDocument/2006/relationships/oleObject" Target="embeddings/oleObject373.bin"/><Relationship Id="rId765" Type="http://schemas.openxmlformats.org/officeDocument/2006/relationships/image" Target="media/image333.wmf"/><Relationship Id="rId766" Type="http://schemas.openxmlformats.org/officeDocument/2006/relationships/oleObject" Target="embeddings/oleObject374.bin"/><Relationship Id="rId767" Type="http://schemas.openxmlformats.org/officeDocument/2006/relationships/image" Target="media/image334.wmf"/><Relationship Id="rId768" Type="http://schemas.openxmlformats.org/officeDocument/2006/relationships/header" Target="header1.xml"/><Relationship Id="rId769" Type="http://schemas.openxmlformats.org/officeDocument/2006/relationships/footer" Target="footer1.xml"/><Relationship Id="rId770" Type="http://schemas.openxmlformats.org/officeDocument/2006/relationships/fontTable" Target="fontTable.xml"/><Relationship Id="rId771" Type="http://schemas.openxmlformats.org/officeDocument/2006/relationships/settings" Target="settings.xml"/><Relationship Id="rId7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2066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2017-05-06T08:00:00Z</dcterms:created>
  <dc:creator>QuangThang</dc:creator>
  <dc:description/>
  <cp:keywords/>
  <dc:language>en-US</dc:language>
  <cp:lastModifiedBy>duc</cp:lastModifiedBy>
  <dcterms:modified xsi:type="dcterms:W3CDTF">2020-09-15T22:59:00Z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